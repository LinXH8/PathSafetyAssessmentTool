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264B" w14:textId="77777777" w:rsidR="009F57AD" w:rsidRDefault="00000000">
      <w:pPr>
        <w:jc w:val="center"/>
      </w:pPr>
      <w:r>
        <w:rPr>
          <w:b/>
          <w:color w:val="1A202C"/>
          <w:sz w:val="56"/>
        </w:rPr>
        <w:t>PSAT User Guide</w:t>
      </w:r>
    </w:p>
    <w:p w14:paraId="4A3AED54" w14:textId="77777777" w:rsidR="009F57AD" w:rsidRDefault="00000000">
      <w:pPr>
        <w:spacing w:after="480"/>
        <w:jc w:val="center"/>
      </w:pPr>
      <w:r>
        <w:rPr>
          <w:color w:val="4A5568"/>
          <w:sz w:val="24"/>
        </w:rPr>
        <w:t>CycleRAP v2.11  ·  Version 4  (Updated June 2026)</w:t>
      </w:r>
    </w:p>
    <w:p w14:paraId="51AF8070" w14:textId="77777777" w:rsidR="009F57AD" w:rsidRDefault="009F57AD">
      <w:pPr>
        <w:pBdr>
          <w:bottom w:val="single" w:sz="6" w:space="1" w:color="CCCCCC"/>
        </w:pBdr>
        <w:spacing w:after="0"/>
      </w:pPr>
    </w:p>
    <w:p w14:paraId="54DF291F" w14:textId="77777777" w:rsidR="009F57AD" w:rsidRDefault="00000000">
      <w:r>
        <w:br w:type="page"/>
      </w:r>
    </w:p>
    <w:p w14:paraId="10395B56" w14:textId="77777777" w:rsidR="009F57AD" w:rsidRDefault="00000000">
      <w:pPr>
        <w:pStyle w:val="Heading1"/>
        <w:spacing w:before="360"/>
      </w:pPr>
      <w:r>
        <w:lastRenderedPageBreak/>
        <w:t>Path Safety Assessment Tool (PSAT) User Guide</w:t>
      </w:r>
    </w:p>
    <w:p w14:paraId="0371BA41" w14:textId="2182D816" w:rsidR="009F57AD" w:rsidRDefault="00000000">
      <w:r>
        <w:t>Welcome to PSAT. The tool helps you create projects from geotagged survey images, review coded path segments, calculate safety risk scores, analyse safety hazards and test treatments.</w:t>
      </w:r>
      <w:ins w:id="0" w:author="Puay Ping KOH (LTA)" w:date="2026-06-23T14:41:00Z" w16du:dateUtc="2026-06-23T06:41:00Z">
        <w:r w:rsidR="001A26BF">
          <w:t xml:space="preserve">  </w:t>
        </w:r>
      </w:ins>
    </w:p>
    <w:p w14:paraId="3D02F215" w14:textId="77777777" w:rsidR="009F57AD" w:rsidRDefault="009F57AD">
      <w:pPr>
        <w:pBdr>
          <w:bottom w:val="single" w:sz="6" w:space="1" w:color="CCCCCC"/>
        </w:pBdr>
        <w:spacing w:after="0"/>
      </w:pPr>
    </w:p>
    <w:p w14:paraId="350DD863" w14:textId="77777777" w:rsidR="009F57AD" w:rsidRDefault="00000000">
      <w:pPr>
        <w:pStyle w:val="Heading2"/>
        <w:spacing w:before="240"/>
      </w:pPr>
      <w:r>
        <w:t>Table of Contents</w:t>
      </w:r>
    </w:p>
    <w:p w14:paraId="6F330FC0" w14:textId="77777777" w:rsidR="009F57AD" w:rsidRDefault="009F57AD">
      <w:pPr>
        <w:pBdr>
          <w:bottom w:val="single" w:sz="6" w:space="1" w:color="CCCCCC"/>
        </w:pBdr>
        <w:spacing w:after="0"/>
      </w:pPr>
    </w:p>
    <w:p w14:paraId="14F02506" w14:textId="77777777" w:rsidR="009F57AD" w:rsidRDefault="00000000">
      <w:pPr>
        <w:pStyle w:val="Heading2"/>
        <w:spacing w:before="240"/>
      </w:pPr>
      <w:r>
        <w:t xml:space="preserve">1. </w:t>
      </w:r>
      <w:commentRangeStart w:id="1"/>
      <w:commentRangeStart w:id="2"/>
      <w:r>
        <w:t>Getting Started</w:t>
      </w:r>
      <w:commentRangeEnd w:id="1"/>
      <w:r w:rsidR="00D55EE0">
        <w:rPr>
          <w:rStyle w:val="CommentReference"/>
          <w:sz w:val="26"/>
          <w:szCs w:val="26"/>
        </w:rPr>
        <w:commentReference w:id="1"/>
      </w:r>
      <w:commentRangeEnd w:id="2"/>
      <w:r w:rsidR="00D55EE0">
        <w:rPr>
          <w:rStyle w:val="CommentReference"/>
          <w:sz w:val="26"/>
          <w:szCs w:val="26"/>
        </w:rPr>
        <w:commentReference w:id="2"/>
      </w:r>
    </w:p>
    <w:p w14:paraId="5BC91CC9" w14:textId="77777777" w:rsidR="009F57AD" w:rsidRDefault="00000000">
      <w:pPr>
        <w:pStyle w:val="Heading3"/>
        <w:spacing w:before="160"/>
      </w:pPr>
      <w:r>
        <w:t>1.1 Using the Help Guide</w:t>
      </w:r>
    </w:p>
    <w:p w14:paraId="4D624168" w14:textId="77777777" w:rsidR="009F57AD" w:rsidRDefault="00000000">
      <w:r>
        <w:t xml:space="preserve">Click the </w:t>
      </w:r>
      <w:r>
        <w:rPr>
          <w:b/>
        </w:rPr>
        <w:t>Help (?)</w:t>
      </w:r>
      <w:r>
        <w:t xml:space="preserve"> button at the top left corner of any page to open the in-app guide. The Help page contains three tabs:</w:t>
      </w:r>
    </w:p>
    <w:p w14:paraId="4D740C52" w14:textId="77777777" w:rsidR="009F57AD" w:rsidRDefault="00000000">
      <w:pPr>
        <w:pStyle w:val="ListBullet"/>
      </w:pPr>
      <w:r>
        <w:rPr>
          <w:b/>
        </w:rPr>
        <w:t>User Guide</w:t>
      </w:r>
      <w:r>
        <w:t xml:space="preserve"> — step-by-step instructions for all workflows (this guide)</w:t>
      </w:r>
    </w:p>
    <w:p w14:paraId="780981F3" w14:textId="77777777" w:rsidR="009F57AD" w:rsidRDefault="00000000">
      <w:pPr>
        <w:pStyle w:val="ListBullet"/>
      </w:pPr>
      <w:r>
        <w:rPr>
          <w:b/>
        </w:rPr>
        <w:t>Admin Guide</w:t>
      </w:r>
      <w:r>
        <w:t xml:space="preserve"> — system deployment, model management, and infrastructure</w:t>
      </w:r>
    </w:p>
    <w:p w14:paraId="1FCB3127" w14:textId="77777777" w:rsidR="009F57AD" w:rsidRDefault="00000000">
      <w:pPr>
        <w:pStyle w:val="ListBullet"/>
      </w:pPr>
      <w:r>
        <w:rPr>
          <w:b/>
        </w:rPr>
        <w:t>Developer Guide</w:t>
      </w:r>
      <w:r>
        <w:t xml:space="preserve"> — technical architecture, API reference, and scoring logic</w:t>
      </w:r>
    </w:p>
    <w:p w14:paraId="512971F8" w14:textId="77777777" w:rsidR="009F57AD" w:rsidRDefault="00000000">
      <w:pPr>
        <w:pStyle w:val="Heading3"/>
        <w:spacing w:before="160"/>
      </w:pPr>
      <w:r>
        <w:t>1.2 User Login &amp; Account Management</w:t>
      </w:r>
    </w:p>
    <w:p w14:paraId="3E0617E7" w14:textId="77777777" w:rsidR="009F57AD" w:rsidRDefault="00000000">
      <w:r>
        <w:rPr>
          <w:b/>
        </w:rPr>
        <w:t>Creating a new profile</w:t>
      </w:r>
      <w:r>
        <w:t xml:space="preserve"> — click </w:t>
      </w:r>
      <w:r>
        <w:rPr>
          <w:b/>
        </w:rPr>
        <w:t>Create Profile</w:t>
      </w:r>
      <w:r>
        <w:t xml:space="preserve"> on the Landing Page, enter your </w:t>
      </w:r>
      <w:r>
        <w:rPr>
          <w:b/>
        </w:rPr>
        <w:t>LTA Employee Email</w:t>
      </w:r>
      <w:r>
        <w:t xml:space="preserve"> (e.g. </w:t>
      </w:r>
      <w:r>
        <w:rPr>
          <w:rFonts w:ascii="Courier New" w:hAnsi="Courier New"/>
          <w:color w:val="C53030"/>
          <w:sz w:val="18"/>
        </w:rPr>
        <w:t>user@lta.gov.sg</w:t>
      </w:r>
      <w:r>
        <w:t xml:space="preserve">), your </w:t>
      </w:r>
      <w:r>
        <w:rPr>
          <w:b/>
        </w:rPr>
        <w:t>Division</w:t>
      </w:r>
      <w:r>
        <w:t xml:space="preserve">, and a 4–12 digit numeric PIN, then click </w:t>
      </w:r>
      <w:r>
        <w:rPr>
          <w:b/>
        </w:rPr>
        <w:t>Create Profile</w:t>
      </w:r>
      <w:r>
        <w:t>.</w:t>
      </w:r>
    </w:p>
    <w:p w14:paraId="0ACFC679" w14:textId="77777777" w:rsidR="009F57AD" w:rsidRDefault="00000000">
      <w:r>
        <w:rPr>
          <w:b/>
        </w:rPr>
        <w:t>Signing in</w:t>
      </w:r>
      <w:r>
        <w:t xml:space="preserve"> — click your profile card on the Landing Page, click </w:t>
      </w:r>
      <w:r>
        <w:rPr>
          <w:b/>
        </w:rPr>
        <w:t>Start As \&lt;LTA Email Address\&gt;</w:t>
      </w:r>
      <w:r>
        <w:t xml:space="preserve">, enter your PIN, and you are taken to your </w:t>
      </w:r>
      <w:r>
        <w:rPr>
          <w:b/>
        </w:rPr>
        <w:t>Projects</w:t>
      </w:r>
      <w:r>
        <w:t xml:space="preserve"> page.</w:t>
      </w:r>
    </w:p>
    <w:p w14:paraId="5FFDC35B" w14:textId="77777777" w:rsidR="009F57AD" w:rsidRDefault="00000000">
      <w:r>
        <w:rPr>
          <w:b/>
        </w:rPr>
        <w:t>Switching accounts</w:t>
      </w:r>
      <w:r>
        <w:t xml:space="preserve"> — click </w:t>
      </w:r>
      <w:r>
        <w:rPr>
          <w:b/>
        </w:rPr>
        <w:t>Log Out</w:t>
      </w:r>
      <w:r>
        <w:t xml:space="preserve"> in the left-hand sidebar at any time and select a different profile (identified by your LTA Employee Email, e.g. </w:t>
      </w:r>
      <w:r>
        <w:rPr>
          <w:rFonts w:ascii="Courier New" w:hAnsi="Courier New"/>
          <w:color w:val="C53030"/>
          <w:sz w:val="18"/>
        </w:rPr>
        <w:t>user@lta.gov.sg</w:t>
      </w:r>
      <w:r>
        <w:t>) on the Landing Page.</w:t>
      </w:r>
    </w:p>
    <w:p w14:paraId="253C6B21" w14:textId="77777777" w:rsidR="009F57AD" w:rsidRDefault="00000000">
      <w:r>
        <w:rPr>
          <w:b/>
        </w:rPr>
        <w:t>Session Behaviour</w:t>
      </w:r>
    </w:p>
    <w:p w14:paraId="19E68823" w14:textId="77777777" w:rsidR="009F57AD" w:rsidRDefault="00000000">
      <w:pPr>
        <w:pStyle w:val="ListBullet"/>
      </w:pPr>
      <w:r>
        <w:t xml:space="preserve">Sessions are </w:t>
      </w:r>
      <w:r>
        <w:rPr>
          <w:b/>
        </w:rPr>
        <w:t>device-local</w:t>
      </w:r>
      <w:r>
        <w:t>. All browser tabs open on the same device share the same active profile.</w:t>
      </w:r>
    </w:p>
    <w:p w14:paraId="3C017491" w14:textId="77777777" w:rsidR="009F57AD" w:rsidRDefault="00000000">
      <w:pPr>
        <w:pStyle w:val="ListBullet"/>
      </w:pPr>
      <w:r>
        <w:t>Logging out from one tab logs you out everywhere on that device.</w:t>
      </w:r>
    </w:p>
    <w:p w14:paraId="1EE1ADF4" w14:textId="77777777" w:rsidR="009F57AD" w:rsidRDefault="00000000">
      <w:pPr>
        <w:pStyle w:val="ListBullet"/>
      </w:pPr>
      <w:r>
        <w:t>Your projects, images, and results persist on disk — logging out does not delete any data.</w:t>
      </w:r>
    </w:p>
    <w:p w14:paraId="52DB23DC" w14:textId="77777777" w:rsidR="009F57AD" w:rsidRDefault="00000000">
      <w:commentRangeStart w:id="3"/>
      <w:r>
        <w:rPr>
          <w:b/>
        </w:rPr>
        <w:t>Forgotten PIN</w:t>
      </w:r>
      <w:commentRangeEnd w:id="3"/>
      <w:r w:rsidR="001A26BF">
        <w:rPr>
          <w:rStyle w:val="CommentReference"/>
          <w:sz w:val="21"/>
          <w:szCs w:val="22"/>
        </w:rPr>
        <w:commentReference w:id="3"/>
      </w:r>
    </w:p>
    <w:p w14:paraId="3BFB8DEE" w14:textId="77777777" w:rsidR="009F57AD" w:rsidRDefault="00000000">
      <w:r>
        <w:t>PINs are stored locally and there is no self-service reset. Ask your administrator to delete and recreate the profile if the PIN is irrecoverable. Note that deleting a profile removes all projects associated with it.</w:t>
      </w:r>
    </w:p>
    <w:p w14:paraId="3C80C997" w14:textId="77777777" w:rsidR="009F57AD" w:rsidRDefault="00000000">
      <w:pPr>
        <w:pStyle w:val="Heading3"/>
        <w:spacing w:before="160"/>
      </w:pPr>
      <w:r>
        <w:t>1.3 Open the Project List</w:t>
      </w:r>
    </w:p>
    <w:p w14:paraId="33C26F70" w14:textId="77777777" w:rsidR="009F57AD" w:rsidRDefault="00000000">
      <w:r>
        <w:t xml:space="preserve">Use the </w:t>
      </w:r>
      <w:r>
        <w:rPr>
          <w:b/>
        </w:rPr>
        <w:t>Home</w:t>
      </w:r>
      <w:r>
        <w:t xml:space="preserve"> page to browse all projects. You can:</w:t>
      </w:r>
    </w:p>
    <w:p w14:paraId="4539DD66" w14:textId="77777777" w:rsidR="009F57AD" w:rsidRDefault="00000000">
      <w:pPr>
        <w:pStyle w:val="ListBullet"/>
      </w:pPr>
      <w:r>
        <w:t>search by project name or road name</w:t>
      </w:r>
    </w:p>
    <w:p w14:paraId="57EF775B" w14:textId="77777777" w:rsidR="009F57AD" w:rsidRDefault="00000000">
      <w:pPr>
        <w:pStyle w:val="ListBullet"/>
      </w:pPr>
      <w:r>
        <w:t>filter by tags (e.g. NSC, AMK)</w:t>
      </w:r>
    </w:p>
    <w:p w14:paraId="18C2CE14" w14:textId="77777777" w:rsidR="009F57AD" w:rsidRDefault="00000000">
      <w:pPr>
        <w:pStyle w:val="ListBullet"/>
      </w:pPr>
      <w:r>
        <w:lastRenderedPageBreak/>
        <w:t>sort by project name, verification progress, distance verified, autocode progress, and last modified time</w:t>
      </w:r>
    </w:p>
    <w:p w14:paraId="04689DF3" w14:textId="77777777" w:rsidR="009F57AD" w:rsidRDefault="00000000">
      <w:pPr>
        <w:pStyle w:val="ListBullet"/>
      </w:pPr>
      <w:r>
        <w:t>select one or more projects for deletion, coding, path analysis, or treatment work</w:t>
      </w:r>
    </w:p>
    <w:p w14:paraId="3C802E19" w14:textId="77777777" w:rsidR="009F57AD" w:rsidRDefault="00000000">
      <w:pPr>
        <w:pStyle w:val="Heading3"/>
        <w:spacing w:before="160"/>
      </w:pPr>
      <w:r>
        <w:t>1.4 Create a Project</w:t>
      </w:r>
    </w:p>
    <w:p w14:paraId="1C753F1D" w14:textId="77777777" w:rsidR="009F57AD" w:rsidRDefault="00000000">
      <w:r>
        <w:t xml:space="preserve">Use </w:t>
      </w:r>
      <w:r>
        <w:rPr>
          <w:b/>
        </w:rPr>
        <w:t>Create Project</w:t>
      </w:r>
      <w:r>
        <w:t xml:space="preserve"> when you want to build a new project from the source image folders in </w:t>
      </w:r>
      <w:r>
        <w:rPr>
          <w:rFonts w:ascii="Courier New" w:hAnsi="Courier New"/>
          <w:color w:val="C53030"/>
          <w:sz w:val="18"/>
        </w:rPr>
        <w:t>in/</w:t>
      </w:r>
      <w:r>
        <w:t>.</w:t>
      </w:r>
    </w:p>
    <w:p w14:paraId="590300B1" w14:textId="77777777" w:rsidR="009F57AD" w:rsidRDefault="00000000">
      <w:r>
        <w:t>You can create a project in three ways:</w:t>
      </w:r>
    </w:p>
    <w:p w14:paraId="633E793D" w14:textId="77777777" w:rsidR="009F57AD" w:rsidRDefault="00000000">
      <w:pPr>
        <w:pStyle w:val="ListNumber"/>
      </w:pPr>
      <w:r>
        <w:rPr>
          <w:b/>
        </w:rPr>
        <w:t>Single folder</w:t>
      </w:r>
      <w:r>
        <w:t xml:space="preserve"> — select one source folder directly</w:t>
      </w:r>
    </w:p>
    <w:p w14:paraId="6EBE0B6C" w14:textId="77777777" w:rsidR="009F57AD" w:rsidRDefault="00000000">
      <w:pPr>
        <w:pStyle w:val="ListNumber"/>
      </w:pPr>
      <w:r>
        <w:rPr>
          <w:b/>
        </w:rPr>
        <w:t>Polygon / Planning Area</w:t>
      </w:r>
      <w:r>
        <w:t xml:space="preserve"> — draw a polygon or click a planning area on the map and create a project from multiple selected roads</w:t>
      </w:r>
    </w:p>
    <w:p w14:paraId="0BC92E84" w14:textId="77777777" w:rsidR="009F57AD" w:rsidRDefault="00000000">
      <w:pPr>
        <w:pStyle w:val="ListNumber"/>
      </w:pPr>
      <w:r>
        <w:rPr>
          <w:b/>
        </w:rPr>
        <w:t>Upload area GIS layers</w:t>
      </w:r>
      <w:r>
        <w:t xml:space="preserve"> — upload area layers to define the project boundary</w:t>
      </w:r>
    </w:p>
    <w:p w14:paraId="400A303B" w14:textId="77777777" w:rsidR="009F57AD" w:rsidRDefault="00000000">
      <w:r>
        <w:t>When creating a project:</w:t>
      </w:r>
    </w:p>
    <w:p w14:paraId="61E91CB3" w14:textId="77777777" w:rsidR="009F57AD" w:rsidRDefault="00000000">
      <w:pPr>
        <w:pStyle w:val="ListBullet"/>
      </w:pPr>
      <w:r>
        <w:t>enter a project name without underscores</w:t>
      </w:r>
    </w:p>
    <w:p w14:paraId="46FEF3FE" w14:textId="77777777" w:rsidR="009F57AD" w:rsidRDefault="00000000">
      <w:pPr>
        <w:pStyle w:val="ListBullet"/>
      </w:pPr>
      <w:r>
        <w:t>add tags if needed (for easy grouping, e.g. NSC, AMK)</w:t>
      </w:r>
    </w:p>
    <w:p w14:paraId="3DE31F81" w14:textId="77777777" w:rsidR="009F57AD" w:rsidRDefault="00000000">
      <w:pPr>
        <w:pStyle w:val="ListBullet"/>
      </w:pPr>
      <w:r>
        <w:t>upload images into a source folder if the folder is missing</w:t>
      </w:r>
    </w:p>
    <w:p w14:paraId="4D3C7599" w14:textId="77777777" w:rsidR="009F57AD" w:rsidRDefault="00000000">
      <w:pPr>
        <w:pStyle w:val="ListBullet"/>
      </w:pPr>
      <w:r>
        <w:t xml:space="preserve">check that selected roads are marked as </w:t>
      </w:r>
      <w:r>
        <w:rPr>
          <w:b/>
        </w:rPr>
        <w:t>available</w:t>
      </w:r>
      <w:r>
        <w:t xml:space="preserve"> before you create the project</w:t>
      </w:r>
    </w:p>
    <w:p w14:paraId="23785157" w14:textId="77777777" w:rsidR="009F57AD" w:rsidRDefault="00000000">
      <w:pPr>
        <w:pStyle w:val="Heading4"/>
      </w:pPr>
      <w:commentRangeStart w:id="4"/>
      <w:r>
        <w:t>Road Highlight on Source Folder Select</w:t>
      </w:r>
      <w:commentRangeEnd w:id="4"/>
      <w:r w:rsidR="004C4586">
        <w:rPr>
          <w:rStyle w:val="CommentReference"/>
          <w:sz w:val="21"/>
          <w:szCs w:val="22"/>
        </w:rPr>
        <w:commentReference w:id="4"/>
      </w:r>
    </w:p>
    <w:p w14:paraId="59D53984" w14:textId="77777777" w:rsidR="009F57AD" w:rsidRDefault="00000000">
      <w:r>
        <w:t xml:space="preserve">When you select a source folder in the Single Folder workflow, PSAT reads the road name from the folder and automatically </w:t>
      </w:r>
      <w:r>
        <w:rPr>
          <w:b/>
        </w:rPr>
        <w:t>highlights the matching road on the map in amber/orange</w:t>
      </w:r>
      <w:r>
        <w:t>. The map also pans and zooms to that road so you can visually confirm you are creating the project from the correct location before proceeding.</w:t>
      </w:r>
    </w:p>
    <w:p w14:paraId="640C5EA8" w14:textId="77777777" w:rsidR="009F57AD" w:rsidRDefault="00000000">
      <w:pPr>
        <w:pStyle w:val="Heading3"/>
        <w:spacing w:before="160"/>
      </w:pPr>
      <w:r>
        <w:t>1.5 Navigate Between Workflows</w:t>
      </w:r>
    </w:p>
    <w:p w14:paraId="49984DD7" w14:textId="77777777" w:rsidR="009F57AD" w:rsidRDefault="00000000">
      <w:r>
        <w:t>From the project list, you can send selected projects for the following:</w:t>
      </w:r>
    </w:p>
    <w:tbl>
      <w:tblPr>
        <w:tblStyle w:val="TableGrid"/>
        <w:tblW w:w="0" w:type="auto"/>
        <w:tblLook w:val="04A0" w:firstRow="1" w:lastRow="0" w:firstColumn="1" w:lastColumn="0" w:noHBand="0" w:noVBand="1"/>
      </w:tblPr>
      <w:tblGrid>
        <w:gridCol w:w="4315"/>
        <w:gridCol w:w="4315"/>
      </w:tblGrid>
      <w:tr w:rsidR="009F57AD" w14:paraId="442B2D3F" w14:textId="77777777">
        <w:tc>
          <w:tcPr>
            <w:tcW w:w="4320" w:type="dxa"/>
            <w:shd w:val="clear" w:color="auto" w:fill="EDF2F7"/>
          </w:tcPr>
          <w:p w14:paraId="72EEFFC7" w14:textId="77777777" w:rsidR="009F57AD" w:rsidRDefault="00000000">
            <w:r>
              <w:rPr>
                <w:b/>
                <w:sz w:val="18"/>
              </w:rPr>
              <w:t>Workflow</w:t>
            </w:r>
          </w:p>
        </w:tc>
        <w:tc>
          <w:tcPr>
            <w:tcW w:w="4320" w:type="dxa"/>
            <w:shd w:val="clear" w:color="auto" w:fill="EDF2F7"/>
          </w:tcPr>
          <w:p w14:paraId="55D76ADB" w14:textId="77777777" w:rsidR="009F57AD" w:rsidRDefault="00000000">
            <w:r>
              <w:rPr>
                <w:b/>
                <w:sz w:val="18"/>
              </w:rPr>
              <w:t>Purpose</w:t>
            </w:r>
          </w:p>
        </w:tc>
      </w:tr>
      <w:tr w:rsidR="009F57AD" w14:paraId="12F62E31" w14:textId="77777777">
        <w:tc>
          <w:tcPr>
            <w:tcW w:w="4320" w:type="dxa"/>
          </w:tcPr>
          <w:p w14:paraId="4773B3FC" w14:textId="77777777" w:rsidR="009F57AD" w:rsidRDefault="00000000">
            <w:r>
              <w:rPr>
                <w:b/>
                <w:sz w:val="18"/>
              </w:rPr>
              <w:t>Delete Project</w:t>
            </w:r>
          </w:p>
        </w:tc>
        <w:tc>
          <w:tcPr>
            <w:tcW w:w="4320" w:type="dxa"/>
          </w:tcPr>
          <w:p w14:paraId="3CCCAC2E" w14:textId="77777777" w:rsidR="009F57AD" w:rsidRDefault="00000000">
            <w:r>
              <w:rPr>
                <w:sz w:val="18"/>
              </w:rPr>
              <w:t>Housekeeping to remove unwanted projects</w:t>
            </w:r>
          </w:p>
        </w:tc>
      </w:tr>
      <w:tr w:rsidR="009F57AD" w14:paraId="50C1D6E6" w14:textId="77777777">
        <w:tc>
          <w:tcPr>
            <w:tcW w:w="4320" w:type="dxa"/>
          </w:tcPr>
          <w:p w14:paraId="0956BA3D" w14:textId="77777777" w:rsidR="009F57AD" w:rsidRDefault="00000000">
            <w:r>
              <w:rPr>
                <w:b/>
                <w:sz w:val="18"/>
              </w:rPr>
              <w:t>Coding</w:t>
            </w:r>
          </w:p>
        </w:tc>
        <w:tc>
          <w:tcPr>
            <w:tcW w:w="4320" w:type="dxa"/>
          </w:tcPr>
          <w:p w14:paraId="5F335E9F" w14:textId="77777777" w:rsidR="009F57AD" w:rsidRDefault="00000000">
            <w:r>
              <w:rPr>
                <w:sz w:val="18"/>
              </w:rPr>
              <w:t>Detailed attribute review and saving</w:t>
            </w:r>
          </w:p>
        </w:tc>
      </w:tr>
      <w:tr w:rsidR="009F57AD" w14:paraId="08527689" w14:textId="77777777">
        <w:tc>
          <w:tcPr>
            <w:tcW w:w="4320" w:type="dxa"/>
          </w:tcPr>
          <w:p w14:paraId="375E06ED" w14:textId="77777777" w:rsidR="009F57AD" w:rsidRDefault="00000000">
            <w:r>
              <w:rPr>
                <w:b/>
                <w:sz w:val="18"/>
              </w:rPr>
              <w:t>Analyse Projects</w:t>
            </w:r>
          </w:p>
        </w:tc>
        <w:tc>
          <w:tcPr>
            <w:tcW w:w="4320" w:type="dxa"/>
          </w:tcPr>
          <w:p w14:paraId="2D3C95FB" w14:textId="77777777" w:rsidR="009F57AD" w:rsidRDefault="00000000">
            <w:r>
              <w:rPr>
                <w:sz w:val="18"/>
              </w:rPr>
              <w:t>Multi-project filtering, charts, generate reports and export data, images, shp files</w:t>
            </w:r>
          </w:p>
        </w:tc>
      </w:tr>
      <w:tr w:rsidR="009F57AD" w14:paraId="5940D914" w14:textId="77777777">
        <w:tc>
          <w:tcPr>
            <w:tcW w:w="4320" w:type="dxa"/>
          </w:tcPr>
          <w:p w14:paraId="5E9A09A9" w14:textId="77777777" w:rsidR="009F57AD" w:rsidRDefault="00000000">
            <w:r>
              <w:rPr>
                <w:b/>
                <w:sz w:val="18"/>
              </w:rPr>
              <w:t>Treatment Application</w:t>
            </w:r>
          </w:p>
        </w:tc>
        <w:tc>
          <w:tcPr>
            <w:tcW w:w="4320" w:type="dxa"/>
          </w:tcPr>
          <w:p w14:paraId="56717275" w14:textId="77777777" w:rsidR="009F57AD" w:rsidRDefault="00000000">
            <w:r>
              <w:rPr>
                <w:sz w:val="18"/>
              </w:rPr>
              <w:t>Before/after scenario testing</w:t>
            </w:r>
          </w:p>
        </w:tc>
      </w:tr>
    </w:tbl>
    <w:p w14:paraId="27D4C7A8" w14:textId="77777777" w:rsidR="009F57AD" w:rsidRDefault="009F57AD"/>
    <w:p w14:paraId="28FC4762" w14:textId="77777777" w:rsidR="009F57AD" w:rsidRDefault="00000000">
      <w:pPr>
        <w:pStyle w:val="Heading3"/>
        <w:spacing w:before="160"/>
      </w:pPr>
      <w:r>
        <w:t>1.6 Viewing and Updating GIS Layers</w:t>
      </w:r>
    </w:p>
    <w:p w14:paraId="714B3BC9" w14:textId="77777777" w:rsidR="009F57AD" w:rsidRDefault="00000000">
      <w:r>
        <w:t xml:space="preserve">Click </w:t>
      </w:r>
      <w:r>
        <w:rPr>
          <w:b/>
        </w:rPr>
        <w:t>View GIS Layers</w:t>
      </w:r>
      <w:r>
        <w:t xml:space="preserve"> from the sidebar to open the GIS Layers dashboard.</w:t>
      </w:r>
    </w:p>
    <w:p w14:paraId="6E418F45" w14:textId="77777777" w:rsidR="009F57AD" w:rsidRDefault="00000000">
      <w:r>
        <w:t>From the GIS Layers page you can:</w:t>
      </w:r>
    </w:p>
    <w:p w14:paraId="642230A4" w14:textId="77777777" w:rsidR="009F57AD" w:rsidRDefault="00000000">
      <w:pPr>
        <w:pStyle w:val="ListBullet"/>
      </w:pPr>
      <w:r>
        <w:t>Browse all current GIS layers (sorted in alphabetical order)</w:t>
      </w:r>
    </w:p>
    <w:p w14:paraId="0EB0F70C" w14:textId="77777777" w:rsidR="009F57AD" w:rsidRDefault="00000000">
      <w:pPr>
        <w:pStyle w:val="ListBullet"/>
      </w:pPr>
      <w:r>
        <w:t>View last updated date, required columns, and metadata for each layer</w:t>
      </w:r>
    </w:p>
    <w:p w14:paraId="36023750" w14:textId="77777777" w:rsidR="009F57AD" w:rsidRDefault="00000000">
      <w:pPr>
        <w:pStyle w:val="ListBullet"/>
      </w:pPr>
      <w:r>
        <w:rPr>
          <w:b/>
        </w:rPr>
        <w:t>Filter shapefiles</w:t>
      </w:r>
      <w:r>
        <w:t xml:space="preserve"> — type any keyword into the filter box beside the "Available Shapefiles" heading to instantly narrow the list to matching layers. This is useful when you have many layers and want to jump straight to the one you need (e.g. type </w:t>
      </w:r>
      <w:r>
        <w:rPr>
          <w:rFonts w:ascii="Courier New" w:hAnsi="Courier New"/>
          <w:color w:val="C53030"/>
          <w:sz w:val="18"/>
        </w:rPr>
        <w:t>bus</w:t>
      </w:r>
      <w:r>
        <w:t xml:space="preserve"> to surface all bus-related layers)</w:t>
      </w:r>
    </w:p>
    <w:p w14:paraId="0E10DB7F" w14:textId="77777777" w:rsidR="009F57AD" w:rsidRDefault="00000000">
      <w:pPr>
        <w:pStyle w:val="ListBullet"/>
      </w:pPr>
      <w:r>
        <w:rPr>
          <w:b/>
        </w:rPr>
        <w:lastRenderedPageBreak/>
        <w:t>Rename a layer</w:t>
      </w:r>
      <w:r>
        <w:t xml:space="preserve"> — click </w:t>
      </w:r>
      <w:r>
        <w:rPr>
          <w:b/>
        </w:rPr>
        <w:t>Edit</w:t>
      </w:r>
      <w:r>
        <w:t xml:space="preserve"> next to any shapefile to give it a custom display name that is meaningful to your team. The rename takes effect immediately across the dashboard</w:t>
      </w:r>
    </w:p>
    <w:p w14:paraId="37C14C09" w14:textId="77777777" w:rsidR="009F57AD" w:rsidRDefault="00000000">
      <w:pPr>
        <w:pStyle w:val="ListBullet"/>
      </w:pPr>
      <w:r>
        <w:rPr>
          <w:b/>
        </w:rPr>
        <w:t>Revert to original name</w:t>
      </w:r>
      <w:r>
        <w:t xml:space="preserve"> — if a layer has been renamed, click </w:t>
      </w:r>
      <w:r>
        <w:rPr>
          <w:b/>
        </w:rPr>
        <w:t>Revert</w:t>
      </w:r>
      <w:r>
        <w:t xml:space="preserve"> to restore its original filename at any time</w:t>
      </w:r>
    </w:p>
    <w:p w14:paraId="0D8ED841" w14:textId="77777777" w:rsidR="009F57AD" w:rsidRDefault="00000000">
      <w:pPr>
        <w:pStyle w:val="ListBullet"/>
      </w:pPr>
      <w:r>
        <w:t xml:space="preserve">Using the </w:t>
      </w:r>
      <w:r>
        <w:rPr>
          <w:b/>
        </w:rPr>
        <w:t>Update GIS Layer</w:t>
      </w:r>
      <w:r>
        <w:t xml:space="preserve"> button:</w:t>
      </w:r>
    </w:p>
    <w:p w14:paraId="3C0AE711" w14:textId="77777777" w:rsidR="009F57AD" w:rsidRDefault="00000000">
      <w:pPr>
        <w:pStyle w:val="ListBullet2"/>
      </w:pPr>
      <w:r>
        <w:rPr>
          <w:b/>
        </w:rPr>
        <w:t>Add</w:t>
      </w:r>
      <w:r>
        <w:t xml:space="preserve"> entirely new GIS layers for new categories</w:t>
      </w:r>
    </w:p>
    <w:p w14:paraId="094F4C86" w14:textId="77777777" w:rsidR="009F57AD" w:rsidRDefault="00000000">
      <w:pPr>
        <w:pStyle w:val="ListBullet2"/>
      </w:pPr>
      <w:r>
        <w:rPr>
          <w:b/>
        </w:rPr>
        <w:t>Replace</w:t>
      </w:r>
      <w:r>
        <w:t xml:space="preserve"> an existing layer with an updated file</w:t>
      </w:r>
    </w:p>
    <w:p w14:paraId="42375FE2" w14:textId="77777777" w:rsidR="009F57AD" w:rsidRDefault="00000000">
      <w:pPr>
        <w:pStyle w:val="ListBullet2"/>
      </w:pPr>
      <w:r>
        <w:rPr>
          <w:b/>
        </w:rPr>
        <w:t>Delete</w:t>
      </w:r>
      <w:r>
        <w:t xml:space="preserve"> a layer that is no longer needed</w:t>
      </w:r>
    </w:p>
    <w:p w14:paraId="61664B93" w14:textId="77777777" w:rsidR="009F57AD" w:rsidRDefault="00000000">
      <w:pPr>
        <w:pBdr>
          <w:left w:val="single" w:sz="12" w:space="4" w:color="3182CE"/>
        </w:pBdr>
        <w:spacing w:before="80" w:after="80"/>
        <w:ind w:left="504"/>
      </w:pPr>
      <w:r>
        <w:rPr>
          <w:i/>
          <w:color w:val="4A5568"/>
        </w:rPr>
        <w:t>For full GIS layer management instructions, see [Section 8: GIS Layer Management](#8-gis-layer-management).</w:t>
      </w:r>
    </w:p>
    <w:p w14:paraId="2C6E2484" w14:textId="77777777" w:rsidR="009F57AD" w:rsidRDefault="00000000">
      <w:r>
        <w:br w:type="page"/>
      </w:r>
    </w:p>
    <w:p w14:paraId="187B94D4" w14:textId="40C799A4" w:rsidR="009F57AD" w:rsidDel="004E1A7F" w:rsidRDefault="00000000">
      <w:pPr>
        <w:pStyle w:val="Heading1"/>
        <w:spacing w:before="360"/>
        <w:rPr>
          <w:del w:id="5" w:author="Puay Ping KOH (LTA)" w:date="2026-06-23T15:47:00Z" w16du:dateUtc="2026-06-23T07:47:00Z"/>
        </w:rPr>
      </w:pPr>
      <w:commentRangeStart w:id="6"/>
      <w:del w:id="7" w:author="Puay Ping KOH (LTA)" w:date="2026-06-23T15:47:00Z" w16du:dateUtc="2026-06-23T07:47:00Z">
        <w:r w:rsidDel="004E1A7F">
          <w:lastRenderedPageBreak/>
          <w:delText>1.2 User Login &amp; Account Management</w:delText>
        </w:r>
      </w:del>
      <w:commentRangeEnd w:id="6"/>
      <w:r w:rsidR="004E1A7F">
        <w:rPr>
          <w:rStyle w:val="CommentReference"/>
          <w:sz w:val="28"/>
          <w:szCs w:val="28"/>
        </w:rPr>
        <w:commentReference w:id="6"/>
      </w:r>
    </w:p>
    <w:p w14:paraId="58093752" w14:textId="64AF5EA1" w:rsidR="009F57AD" w:rsidDel="004E1A7F" w:rsidRDefault="00000000">
      <w:pPr>
        <w:pStyle w:val="Heading2"/>
        <w:spacing w:before="240"/>
        <w:rPr>
          <w:del w:id="8" w:author="Puay Ping KOH (LTA)" w:date="2026-06-23T15:47:00Z" w16du:dateUtc="2026-06-23T07:47:00Z"/>
        </w:rPr>
      </w:pPr>
      <w:del w:id="9" w:author="Puay Ping KOH (LTA)" w:date="2026-06-23T15:47:00Z" w16du:dateUtc="2026-06-23T07:47:00Z">
        <w:r w:rsidDel="004E1A7F">
          <w:delText>Creating a New Profile</w:delText>
        </w:r>
      </w:del>
    </w:p>
    <w:p w14:paraId="749C285E" w14:textId="72BC635C" w:rsidR="009F57AD" w:rsidDel="004E1A7F" w:rsidRDefault="00000000">
      <w:pPr>
        <w:pStyle w:val="ListNumber"/>
        <w:rPr>
          <w:del w:id="10" w:author="Puay Ping KOH (LTA)" w:date="2026-06-23T15:47:00Z" w16du:dateUtc="2026-06-23T07:47:00Z"/>
        </w:rPr>
      </w:pPr>
      <w:del w:id="11" w:author="Puay Ping KOH (LTA)" w:date="2026-06-23T15:47:00Z" w16du:dateUtc="2026-06-23T07:47:00Z">
        <w:r w:rsidDel="004E1A7F">
          <w:delText xml:space="preserve">On the Landing Page, click </w:delText>
        </w:r>
        <w:r w:rsidDel="004E1A7F">
          <w:rPr>
            <w:b/>
          </w:rPr>
          <w:delText>Create Profile</w:delText>
        </w:r>
        <w:r w:rsidDel="004E1A7F">
          <w:delText>.</w:delText>
        </w:r>
      </w:del>
    </w:p>
    <w:p w14:paraId="25C5875A" w14:textId="38CE30C8" w:rsidR="009F57AD" w:rsidDel="004E1A7F" w:rsidRDefault="00000000">
      <w:pPr>
        <w:pStyle w:val="ListNumber"/>
        <w:rPr>
          <w:del w:id="12" w:author="Puay Ping KOH (LTA)" w:date="2026-06-23T15:47:00Z" w16du:dateUtc="2026-06-23T07:47:00Z"/>
        </w:rPr>
      </w:pPr>
      <w:del w:id="13" w:author="Puay Ping KOH (LTA)" w:date="2026-06-23T15:47:00Z" w16du:dateUtc="2026-06-23T07:47:00Z">
        <w:r w:rsidDel="004E1A7F">
          <w:delText xml:space="preserve">Enter your </w:delText>
        </w:r>
        <w:r w:rsidDel="004E1A7F">
          <w:rPr>
            <w:b/>
          </w:rPr>
          <w:delText>LTA Employee Email</w:delText>
        </w:r>
        <w:r w:rsidDel="004E1A7F">
          <w:delText xml:space="preserve"> (e.g. </w:delText>
        </w:r>
        <w:r w:rsidDel="004E1A7F">
          <w:rPr>
            <w:rFonts w:ascii="Courier New" w:hAnsi="Courier New"/>
            <w:color w:val="C53030"/>
            <w:sz w:val="18"/>
          </w:rPr>
          <w:delText>user@lta.gov.sg</w:delText>
        </w:r>
        <w:r w:rsidDel="004E1A7F">
          <w:delText xml:space="preserve">), your </w:delText>
        </w:r>
        <w:r w:rsidDel="004E1A7F">
          <w:rPr>
            <w:b/>
          </w:rPr>
          <w:delText>Division</w:delText>
        </w:r>
        <w:r w:rsidDel="004E1A7F">
          <w:delText xml:space="preserve">, and a </w:delText>
        </w:r>
        <w:r w:rsidDel="004E1A7F">
          <w:rPr>
            <w:b/>
          </w:rPr>
          <w:delText>4–12 digit numeric PIN</w:delText>
        </w:r>
        <w:r w:rsidDel="004E1A7F">
          <w:delText xml:space="preserve"> (numbers only).</w:delText>
        </w:r>
      </w:del>
    </w:p>
    <w:p w14:paraId="25E63C12" w14:textId="04A937FA" w:rsidR="009F57AD" w:rsidDel="004E1A7F" w:rsidRDefault="00000000">
      <w:pPr>
        <w:pStyle w:val="ListNumber"/>
        <w:rPr>
          <w:del w:id="14" w:author="Puay Ping KOH (LTA)" w:date="2026-06-23T15:47:00Z" w16du:dateUtc="2026-06-23T07:47:00Z"/>
        </w:rPr>
      </w:pPr>
      <w:del w:id="15" w:author="Puay Ping KOH (LTA)" w:date="2026-06-23T15:47:00Z" w16du:dateUtc="2026-06-23T07:47:00Z">
        <w:r w:rsidDel="004E1A7F">
          <w:delText xml:space="preserve">Click </w:delText>
        </w:r>
        <w:r w:rsidDel="004E1A7F">
          <w:rPr>
            <w:b/>
          </w:rPr>
          <w:delText>Create Profile</w:delText>
        </w:r>
        <w:r w:rsidDel="004E1A7F">
          <w:delText>. The profile is saved and you are automatically logged in.</w:delText>
        </w:r>
      </w:del>
    </w:p>
    <w:p w14:paraId="0C9B571C" w14:textId="0B1C27C8" w:rsidR="009F57AD" w:rsidDel="004E1A7F" w:rsidRDefault="00000000">
      <w:pPr>
        <w:pBdr>
          <w:left w:val="single" w:sz="12" w:space="4" w:color="3182CE"/>
        </w:pBdr>
        <w:spacing w:before="80" w:after="80"/>
        <w:ind w:left="504"/>
        <w:rPr>
          <w:del w:id="16" w:author="Puay Ping KOH (LTA)" w:date="2026-06-23T15:47:00Z" w16du:dateUtc="2026-06-23T07:47:00Z"/>
        </w:rPr>
      </w:pPr>
      <w:del w:id="17" w:author="Puay Ping KOH (LTA)" w:date="2026-06-23T15:47:00Z" w16du:dateUtc="2026-06-23T07:47:00Z">
        <w:r w:rsidDel="004E1A7F">
          <w:rPr>
            <w:i/>
            <w:color w:val="4A5568"/>
          </w:rPr>
          <w:delText>**Tip:** Choose a PIN you will remember — there is no PIN reset flow. If you forget your PIN, contact your system administrator.</w:delText>
        </w:r>
      </w:del>
    </w:p>
    <w:p w14:paraId="3E69751C" w14:textId="522ECFF0" w:rsidR="009F57AD" w:rsidDel="004E1A7F" w:rsidRDefault="009F57AD">
      <w:pPr>
        <w:pBdr>
          <w:bottom w:val="single" w:sz="6" w:space="1" w:color="CCCCCC"/>
        </w:pBdr>
        <w:spacing w:after="0"/>
        <w:rPr>
          <w:del w:id="18" w:author="Puay Ping KOH (LTA)" w:date="2026-06-23T15:47:00Z" w16du:dateUtc="2026-06-23T07:47:00Z"/>
        </w:rPr>
      </w:pPr>
    </w:p>
    <w:p w14:paraId="6EBE85E4" w14:textId="4365DB11" w:rsidR="009F57AD" w:rsidDel="004E1A7F" w:rsidRDefault="00000000">
      <w:pPr>
        <w:pStyle w:val="Heading2"/>
        <w:spacing w:before="240"/>
        <w:rPr>
          <w:del w:id="19" w:author="Puay Ping KOH (LTA)" w:date="2026-06-23T15:47:00Z" w16du:dateUtc="2026-06-23T07:47:00Z"/>
        </w:rPr>
      </w:pPr>
      <w:del w:id="20" w:author="Puay Ping KOH (LTA)" w:date="2026-06-23T15:47:00Z" w16du:dateUtc="2026-06-23T07:47:00Z">
        <w:r w:rsidDel="004E1A7F">
          <w:delText>Signing In</w:delText>
        </w:r>
      </w:del>
    </w:p>
    <w:p w14:paraId="1E236A0D" w14:textId="76139BBC" w:rsidR="009F57AD" w:rsidDel="004E1A7F" w:rsidRDefault="00000000">
      <w:pPr>
        <w:rPr>
          <w:del w:id="21" w:author="Puay Ping KOH (LTA)" w:date="2026-06-23T15:47:00Z" w16du:dateUtc="2026-06-23T07:47:00Z"/>
        </w:rPr>
      </w:pPr>
      <w:del w:id="22" w:author="Puay Ping KOH (LTA)" w:date="2026-06-23T15:47:00Z" w16du:dateUtc="2026-06-23T07:47:00Z">
        <w:r w:rsidDel="004E1A7F">
          <w:delText xml:space="preserve">When you open PSAT, the </w:delText>
        </w:r>
        <w:r w:rsidDel="004E1A7F">
          <w:rPr>
            <w:b/>
          </w:rPr>
          <w:delText>Landing Page</w:delText>
        </w:r>
        <w:r w:rsidDel="004E1A7F">
          <w:delText xml:space="preserve"> lists every profile registered on this device.</w:delText>
        </w:r>
      </w:del>
    </w:p>
    <w:p w14:paraId="4FA82FB1" w14:textId="69009437" w:rsidR="009F57AD" w:rsidDel="004E1A7F" w:rsidRDefault="00000000">
      <w:pPr>
        <w:pStyle w:val="ListNumber"/>
        <w:rPr>
          <w:del w:id="23" w:author="Puay Ping KOH (LTA)" w:date="2026-06-23T15:47:00Z" w16du:dateUtc="2026-06-23T07:47:00Z"/>
        </w:rPr>
      </w:pPr>
      <w:del w:id="24" w:author="Puay Ping KOH (LTA)" w:date="2026-06-23T15:47:00Z" w16du:dateUtc="2026-06-23T07:47:00Z">
        <w:r w:rsidDel="004E1A7F">
          <w:delText>Click your profile card — it highlights in green to show it is selected.</w:delText>
        </w:r>
      </w:del>
    </w:p>
    <w:p w14:paraId="023A7145" w14:textId="736E1927" w:rsidR="009F57AD" w:rsidDel="004E1A7F" w:rsidRDefault="00000000">
      <w:pPr>
        <w:pStyle w:val="ListNumber"/>
        <w:rPr>
          <w:del w:id="25" w:author="Puay Ping KOH (LTA)" w:date="2026-06-23T15:47:00Z" w16du:dateUtc="2026-06-23T07:47:00Z"/>
        </w:rPr>
      </w:pPr>
      <w:del w:id="26" w:author="Puay Ping KOH (LTA)" w:date="2026-06-23T15:47:00Z" w16du:dateUtc="2026-06-23T07:47:00Z">
        <w:r w:rsidDel="004E1A7F">
          <w:delText xml:space="preserve">Click </w:delText>
        </w:r>
        <w:r w:rsidDel="004E1A7F">
          <w:rPr>
            <w:b/>
          </w:rPr>
          <w:delText>Start As \&lt;LTA Email Address\&gt;</w:delText>
        </w:r>
        <w:r w:rsidDel="004E1A7F">
          <w:delText>. A PIN prompt appears if this is not the currently active session.</w:delText>
        </w:r>
      </w:del>
    </w:p>
    <w:p w14:paraId="171820FC" w14:textId="49C5770E" w:rsidR="009F57AD" w:rsidDel="004E1A7F" w:rsidRDefault="00000000">
      <w:pPr>
        <w:pStyle w:val="ListNumber"/>
        <w:rPr>
          <w:del w:id="27" w:author="Puay Ping KOH (LTA)" w:date="2026-06-23T15:47:00Z" w16du:dateUtc="2026-06-23T07:47:00Z"/>
        </w:rPr>
      </w:pPr>
      <w:del w:id="28" w:author="Puay Ping KOH (LTA)" w:date="2026-06-23T15:47:00Z" w16du:dateUtc="2026-06-23T07:47:00Z">
        <w:r w:rsidDel="004E1A7F">
          <w:delText>Enter your 4–12 digit numeric PIN and confirm.</w:delText>
        </w:r>
      </w:del>
    </w:p>
    <w:p w14:paraId="13B630E1" w14:textId="5D31B837" w:rsidR="009F57AD" w:rsidDel="004E1A7F" w:rsidRDefault="00000000">
      <w:pPr>
        <w:pStyle w:val="ListNumber"/>
        <w:rPr>
          <w:del w:id="29" w:author="Puay Ping KOH (LTA)" w:date="2026-06-23T15:47:00Z" w16du:dateUtc="2026-06-23T07:47:00Z"/>
        </w:rPr>
      </w:pPr>
      <w:del w:id="30" w:author="Puay Ping KOH (LTA)" w:date="2026-06-23T15:47:00Z" w16du:dateUtc="2026-06-23T07:47:00Z">
        <w:r w:rsidDel="004E1A7F">
          <w:delText xml:space="preserve">You are now logged in and taken to your </w:delText>
        </w:r>
        <w:r w:rsidDel="004E1A7F">
          <w:rPr>
            <w:b/>
          </w:rPr>
          <w:delText>Projects</w:delText>
        </w:r>
        <w:r w:rsidDel="004E1A7F">
          <w:delText xml:space="preserve"> page. All previously saved projects are immediately available.</w:delText>
        </w:r>
      </w:del>
    </w:p>
    <w:p w14:paraId="4F7DDD3D" w14:textId="5774F357" w:rsidR="009F57AD" w:rsidDel="004E1A7F" w:rsidRDefault="009F57AD">
      <w:pPr>
        <w:pBdr>
          <w:bottom w:val="single" w:sz="6" w:space="1" w:color="CCCCCC"/>
        </w:pBdr>
        <w:spacing w:after="0"/>
        <w:rPr>
          <w:del w:id="31" w:author="Puay Ping KOH (LTA)" w:date="2026-06-23T15:47:00Z" w16du:dateUtc="2026-06-23T07:47:00Z"/>
        </w:rPr>
      </w:pPr>
    </w:p>
    <w:p w14:paraId="2A9D3B2A" w14:textId="1C4E539F" w:rsidR="009F57AD" w:rsidDel="004E1A7F" w:rsidRDefault="00000000">
      <w:pPr>
        <w:pStyle w:val="Heading2"/>
        <w:spacing w:before="240"/>
        <w:rPr>
          <w:del w:id="32" w:author="Puay Ping KOH (LTA)" w:date="2026-06-23T15:47:00Z" w16du:dateUtc="2026-06-23T07:47:00Z"/>
        </w:rPr>
      </w:pPr>
      <w:del w:id="33" w:author="Puay Ping KOH (LTA)" w:date="2026-06-23T15:47:00Z" w16du:dateUtc="2026-06-23T07:47:00Z">
        <w:r w:rsidDel="004E1A7F">
          <w:delText>Switching Between Accounts</w:delText>
        </w:r>
      </w:del>
    </w:p>
    <w:p w14:paraId="6CF3711A" w14:textId="42025B03" w:rsidR="009F57AD" w:rsidDel="004E1A7F" w:rsidRDefault="00000000">
      <w:pPr>
        <w:pStyle w:val="ListBullet"/>
        <w:rPr>
          <w:del w:id="34" w:author="Puay Ping KOH (LTA)" w:date="2026-06-23T15:47:00Z" w16du:dateUtc="2026-06-23T07:47:00Z"/>
        </w:rPr>
      </w:pPr>
      <w:del w:id="35" w:author="Puay Ping KOH (LTA)" w:date="2026-06-23T15:47:00Z" w16du:dateUtc="2026-06-23T07:47:00Z">
        <w:r w:rsidDel="004E1A7F">
          <w:delText xml:space="preserve">Click </w:delText>
        </w:r>
        <w:r w:rsidDel="004E1A7F">
          <w:rPr>
            <w:b/>
          </w:rPr>
          <w:delText>Log Out</w:delText>
        </w:r>
        <w:r w:rsidDel="004E1A7F">
          <w:delText xml:space="preserve"> in the left-hand sidebar at any time.</w:delText>
        </w:r>
      </w:del>
    </w:p>
    <w:p w14:paraId="5246F126" w14:textId="5FFEF7FE" w:rsidR="009F57AD" w:rsidDel="004E1A7F" w:rsidRDefault="00000000">
      <w:pPr>
        <w:pStyle w:val="ListBullet"/>
        <w:rPr>
          <w:del w:id="36" w:author="Puay Ping KOH (LTA)" w:date="2026-06-23T15:47:00Z" w16du:dateUtc="2026-06-23T07:47:00Z"/>
        </w:rPr>
      </w:pPr>
      <w:del w:id="37" w:author="Puay Ping KOH (LTA)" w:date="2026-06-23T15:47:00Z" w16du:dateUtc="2026-06-23T07:47:00Z">
        <w:r w:rsidDel="004E1A7F">
          <w:delText>You are returned to the Landing Page.</w:delText>
        </w:r>
      </w:del>
    </w:p>
    <w:p w14:paraId="069E1EA4" w14:textId="492B1240" w:rsidR="009F57AD" w:rsidDel="004E1A7F" w:rsidRDefault="00000000">
      <w:pPr>
        <w:pStyle w:val="ListBullet"/>
        <w:rPr>
          <w:del w:id="38" w:author="Puay Ping KOH (LTA)" w:date="2026-06-23T15:47:00Z" w16du:dateUtc="2026-06-23T07:47:00Z"/>
        </w:rPr>
      </w:pPr>
      <w:del w:id="39" w:author="Puay Ping KOH (LTA)" w:date="2026-06-23T15:47:00Z" w16du:dateUtc="2026-06-23T07:47:00Z">
        <w:r w:rsidDel="004E1A7F">
          <w:delText xml:space="preserve">Select a different profile (identified by your LTA Employee Email, e.g. </w:delText>
        </w:r>
        <w:r w:rsidDel="004E1A7F">
          <w:rPr>
            <w:rFonts w:ascii="Courier New" w:hAnsi="Courier New"/>
            <w:color w:val="C53030"/>
            <w:sz w:val="18"/>
          </w:rPr>
          <w:delText>user@lta.gov.sg</w:delText>
        </w:r>
        <w:r w:rsidDel="004E1A7F">
          <w:delText xml:space="preserve">), click </w:delText>
        </w:r>
        <w:r w:rsidDel="004E1A7F">
          <w:rPr>
            <w:b/>
          </w:rPr>
          <w:delText>Start As \&lt;LTA Email Address\&gt;</w:delText>
        </w:r>
        <w:r w:rsidDel="004E1A7F">
          <w:delText>, and enter that profile's PIN.</w:delText>
        </w:r>
      </w:del>
    </w:p>
    <w:p w14:paraId="7B0A3944" w14:textId="14680FB3" w:rsidR="009F57AD" w:rsidDel="004E1A7F" w:rsidRDefault="009F57AD">
      <w:pPr>
        <w:pBdr>
          <w:bottom w:val="single" w:sz="6" w:space="1" w:color="CCCCCC"/>
        </w:pBdr>
        <w:spacing w:after="0"/>
        <w:rPr>
          <w:del w:id="40" w:author="Puay Ping KOH (LTA)" w:date="2026-06-23T15:47:00Z" w16du:dateUtc="2026-06-23T07:47:00Z"/>
        </w:rPr>
      </w:pPr>
    </w:p>
    <w:p w14:paraId="5243CEAD" w14:textId="5EA56CDD" w:rsidR="009F57AD" w:rsidDel="004E1A7F" w:rsidRDefault="00000000">
      <w:pPr>
        <w:pStyle w:val="Heading2"/>
        <w:spacing w:before="240"/>
        <w:rPr>
          <w:del w:id="41" w:author="Puay Ping KOH (LTA)" w:date="2026-06-23T15:47:00Z" w16du:dateUtc="2026-06-23T07:47:00Z"/>
        </w:rPr>
      </w:pPr>
      <w:del w:id="42" w:author="Puay Ping KOH (LTA)" w:date="2026-06-23T15:47:00Z" w16du:dateUtc="2026-06-23T07:47:00Z">
        <w:r w:rsidDel="004E1A7F">
          <w:delText>Session Behaviour</w:delText>
        </w:r>
      </w:del>
    </w:p>
    <w:p w14:paraId="0E5CAF1F" w14:textId="243AA7F8" w:rsidR="009F57AD" w:rsidDel="004E1A7F" w:rsidRDefault="00000000">
      <w:pPr>
        <w:pStyle w:val="ListBullet"/>
        <w:rPr>
          <w:del w:id="43" w:author="Puay Ping KOH (LTA)" w:date="2026-06-23T15:47:00Z" w16du:dateUtc="2026-06-23T07:47:00Z"/>
        </w:rPr>
      </w:pPr>
      <w:del w:id="44" w:author="Puay Ping KOH (LTA)" w:date="2026-06-23T15:47:00Z" w16du:dateUtc="2026-06-23T07:47:00Z">
        <w:r w:rsidDel="004E1A7F">
          <w:delText xml:space="preserve">Sessions are </w:delText>
        </w:r>
        <w:r w:rsidDel="004E1A7F">
          <w:rPr>
            <w:b/>
          </w:rPr>
          <w:delText>device-local</w:delText>
        </w:r>
        <w:r w:rsidDel="004E1A7F">
          <w:delText>. All browser tabs open on the same device share the same active profile.</w:delText>
        </w:r>
      </w:del>
    </w:p>
    <w:p w14:paraId="14B6FDCC" w14:textId="3F14F04B" w:rsidR="009F57AD" w:rsidDel="004E1A7F" w:rsidRDefault="00000000">
      <w:pPr>
        <w:pStyle w:val="ListBullet"/>
        <w:rPr>
          <w:del w:id="45" w:author="Puay Ping KOH (LTA)" w:date="2026-06-23T15:47:00Z" w16du:dateUtc="2026-06-23T07:47:00Z"/>
        </w:rPr>
      </w:pPr>
      <w:del w:id="46" w:author="Puay Ping KOH (LTA)" w:date="2026-06-23T15:47:00Z" w16du:dateUtc="2026-06-23T07:47:00Z">
        <w:r w:rsidDel="004E1A7F">
          <w:delText>Logging out from one tab logs you out everywhere on that device.</w:delText>
        </w:r>
      </w:del>
    </w:p>
    <w:p w14:paraId="4B33442A" w14:textId="117678B4" w:rsidR="009F57AD" w:rsidDel="004E1A7F" w:rsidRDefault="00000000">
      <w:pPr>
        <w:pStyle w:val="ListBullet"/>
        <w:rPr>
          <w:del w:id="47" w:author="Puay Ping KOH (LTA)" w:date="2026-06-23T15:47:00Z" w16du:dateUtc="2026-06-23T07:47:00Z"/>
        </w:rPr>
      </w:pPr>
      <w:del w:id="48" w:author="Puay Ping KOH (LTA)" w:date="2026-06-23T15:47:00Z" w16du:dateUtc="2026-06-23T07:47:00Z">
        <w:r w:rsidDel="004E1A7F">
          <w:delText>Your projects, images, and results persist on disk — logging out does not delete any data.</w:delText>
        </w:r>
      </w:del>
    </w:p>
    <w:p w14:paraId="08CADCEC" w14:textId="090150B5" w:rsidR="009F57AD" w:rsidDel="004E1A7F" w:rsidRDefault="009F57AD">
      <w:pPr>
        <w:pBdr>
          <w:bottom w:val="single" w:sz="6" w:space="1" w:color="CCCCCC"/>
        </w:pBdr>
        <w:spacing w:after="0"/>
        <w:rPr>
          <w:del w:id="49" w:author="Puay Ping KOH (LTA)" w:date="2026-06-23T15:47:00Z" w16du:dateUtc="2026-06-23T07:47:00Z"/>
        </w:rPr>
      </w:pPr>
    </w:p>
    <w:p w14:paraId="6989FF28" w14:textId="1EC2DFE8" w:rsidR="009F57AD" w:rsidDel="004E1A7F" w:rsidRDefault="00000000">
      <w:pPr>
        <w:pStyle w:val="Heading2"/>
        <w:spacing w:before="240"/>
        <w:rPr>
          <w:del w:id="50" w:author="Puay Ping KOH (LTA)" w:date="2026-06-23T15:47:00Z" w16du:dateUtc="2026-06-23T07:47:00Z"/>
        </w:rPr>
      </w:pPr>
      <w:del w:id="51" w:author="Puay Ping KOH (LTA)" w:date="2026-06-23T15:47:00Z" w16du:dateUtc="2026-06-23T07:47:00Z">
        <w:r w:rsidDel="004E1A7F">
          <w:delText>Forgotten PIN</w:delText>
        </w:r>
      </w:del>
    </w:p>
    <w:p w14:paraId="6E0E8EED" w14:textId="6F17C63D" w:rsidR="009F57AD" w:rsidDel="004E1A7F" w:rsidRDefault="00000000">
      <w:pPr>
        <w:rPr>
          <w:del w:id="52" w:author="Puay Ping KOH (LTA)" w:date="2026-06-23T15:47:00Z" w16du:dateUtc="2026-06-23T07:47:00Z"/>
        </w:rPr>
      </w:pPr>
      <w:del w:id="53" w:author="Puay Ping KOH (LTA)" w:date="2026-06-23T15:47:00Z" w16du:dateUtc="2026-06-23T07:47:00Z">
        <w:r w:rsidDel="004E1A7F">
          <w:delText>PINs are stored locally and there is no self-service reset. Ask your administrator to delete and recreate the profile if the PIN is irrecoverable. Note that deleting a profile removes all projects associated with it.</w:delText>
        </w:r>
      </w:del>
    </w:p>
    <w:p w14:paraId="3F8DFB6E" w14:textId="77777777" w:rsidR="009F57AD" w:rsidRDefault="00000000">
      <w:r>
        <w:lastRenderedPageBreak/>
        <w:br w:type="page"/>
      </w:r>
    </w:p>
    <w:p w14:paraId="44F38300" w14:textId="77777777" w:rsidR="009F57AD" w:rsidRDefault="00000000">
      <w:pPr>
        <w:pStyle w:val="Heading2"/>
        <w:spacing w:before="240"/>
      </w:pPr>
      <w:r>
        <w:lastRenderedPageBreak/>
        <w:t>2. Coding Page</w:t>
      </w:r>
    </w:p>
    <w:p w14:paraId="4CF5813F" w14:textId="77777777" w:rsidR="009F57AD" w:rsidRDefault="00000000">
      <w:r>
        <w:t>The Coding page is the main review workspace. It can open one or more selected projects in a combined session.</w:t>
      </w:r>
    </w:p>
    <w:p w14:paraId="016C3D76" w14:textId="77777777" w:rsidR="009F57AD" w:rsidRDefault="009F57AD">
      <w:pPr>
        <w:pBdr>
          <w:bottom w:val="single" w:sz="6" w:space="1" w:color="CCCCCC"/>
        </w:pBdr>
        <w:spacing w:after="0"/>
      </w:pPr>
    </w:p>
    <w:p w14:paraId="307E76BD" w14:textId="77777777" w:rsidR="009F57AD" w:rsidRDefault="00000000">
      <w:pPr>
        <w:pStyle w:val="Heading2"/>
        <w:spacing w:before="240"/>
      </w:pPr>
      <w:commentRangeStart w:id="54"/>
      <w:r>
        <w:t>Table of Contents</w:t>
      </w:r>
      <w:commentRangeEnd w:id="54"/>
      <w:r w:rsidR="00341631">
        <w:rPr>
          <w:rStyle w:val="CommentReference"/>
          <w:sz w:val="26"/>
          <w:szCs w:val="26"/>
        </w:rPr>
        <w:commentReference w:id="54"/>
      </w:r>
    </w:p>
    <w:p w14:paraId="7E9E0434" w14:textId="77777777" w:rsidR="009F57AD" w:rsidRDefault="009F57AD">
      <w:pPr>
        <w:pBdr>
          <w:bottom w:val="single" w:sz="6" w:space="1" w:color="CCCCCC"/>
        </w:pBdr>
        <w:spacing w:after="0"/>
      </w:pPr>
    </w:p>
    <w:p w14:paraId="0F14388A" w14:textId="77777777" w:rsidR="009F57AD" w:rsidRDefault="00000000">
      <w:pPr>
        <w:pStyle w:val="Heading3"/>
        <w:spacing w:before="160"/>
      </w:pPr>
      <w:r>
        <w:t>2.1 Main Layout</w:t>
      </w:r>
    </w:p>
    <w:p w14:paraId="15C9C8BF" w14:textId="77777777" w:rsidR="009F57AD" w:rsidRDefault="00000000">
      <w:r>
        <w:t>The page keeps three views in sync:</w:t>
      </w:r>
    </w:p>
    <w:p w14:paraId="79270D37" w14:textId="77777777" w:rsidR="009F57AD" w:rsidRDefault="00000000">
      <w:pPr>
        <w:pStyle w:val="ListBullet"/>
      </w:pPr>
      <w:r>
        <w:t xml:space="preserve">the current </w:t>
      </w:r>
      <w:r>
        <w:rPr>
          <w:b/>
        </w:rPr>
        <w:t>segment image</w:t>
      </w:r>
    </w:p>
    <w:p w14:paraId="6A330245" w14:textId="77777777" w:rsidR="009F57AD" w:rsidRDefault="00000000">
      <w:pPr>
        <w:pStyle w:val="ListBullet"/>
      </w:pPr>
      <w:r>
        <w:t xml:space="preserve">the </w:t>
      </w:r>
      <w:r>
        <w:rPr>
          <w:b/>
        </w:rPr>
        <w:t>attributes table</w:t>
      </w:r>
    </w:p>
    <w:p w14:paraId="41EB04AE" w14:textId="77777777" w:rsidR="009F57AD" w:rsidRDefault="00000000">
      <w:pPr>
        <w:pStyle w:val="ListBullet"/>
      </w:pPr>
      <w:r>
        <w:t xml:space="preserve">the </w:t>
      </w:r>
      <w:r>
        <w:rPr>
          <w:b/>
        </w:rPr>
        <w:t>segment map</w:t>
      </w:r>
    </w:p>
    <w:p w14:paraId="701F6B76" w14:textId="77777777" w:rsidR="009F57AD" w:rsidRDefault="00000000">
      <w:r>
        <w:t>Selecting a segment in one area automatically updates the others.</w:t>
      </w:r>
    </w:p>
    <w:p w14:paraId="006A8F6C" w14:textId="77777777" w:rsidR="009F57AD" w:rsidRDefault="00000000">
      <w:pPr>
        <w:pStyle w:val="Heading3"/>
        <w:spacing w:before="160"/>
      </w:pPr>
      <w:r>
        <w:t>2.2 Navigating Segments</w:t>
      </w:r>
    </w:p>
    <w:p w14:paraId="130CD7F6" w14:textId="77777777" w:rsidR="009F57AD" w:rsidRDefault="00000000">
      <w:r>
        <w:t>You can navigate through segments in three ways:</w:t>
      </w:r>
    </w:p>
    <w:p w14:paraId="6EC5B4E8" w14:textId="77777777" w:rsidR="009F57AD" w:rsidRDefault="00000000">
      <w:pPr>
        <w:pStyle w:val="ListBullet"/>
      </w:pPr>
      <w:r>
        <w:t>Type a segment number in the jump box to go directly to that segment</w:t>
      </w:r>
    </w:p>
    <w:p w14:paraId="31BA2AFF" w14:textId="77777777" w:rsidR="009F57AD" w:rsidRDefault="00000000">
      <w:pPr>
        <w:pStyle w:val="ListBullet"/>
      </w:pPr>
      <w:r>
        <w:t xml:space="preserve">Click </w:t>
      </w:r>
      <w:r>
        <w:rPr>
          <w:b/>
        </w:rPr>
        <w:t>Next</w:t>
      </w:r>
      <w:r>
        <w:t xml:space="preserve"> or </w:t>
      </w:r>
      <w:r>
        <w:rPr>
          <w:b/>
        </w:rPr>
        <w:t>Back</w:t>
      </w:r>
      <w:r>
        <w:t xml:space="preserve"> to move one segment at a time</w:t>
      </w:r>
    </w:p>
    <w:p w14:paraId="4E103A80" w14:textId="77777777" w:rsidR="009F57AD" w:rsidRDefault="00000000">
      <w:pPr>
        <w:pStyle w:val="ListBullet"/>
      </w:pPr>
      <w:r>
        <w:t>Click a point on the segment map to select it</w:t>
      </w:r>
    </w:p>
    <w:p w14:paraId="5FA10D60" w14:textId="77777777" w:rsidR="009F57AD" w:rsidRDefault="00000000">
      <w:pPr>
        <w:pStyle w:val="Heading3"/>
        <w:spacing w:before="160"/>
      </w:pPr>
      <w:r>
        <w:t xml:space="preserve">2.3 </w:t>
      </w:r>
      <w:commentRangeStart w:id="55"/>
      <w:r>
        <w:t>Attribute Default Values</w:t>
      </w:r>
      <w:commentRangeEnd w:id="55"/>
      <w:r w:rsidR="0000128C">
        <w:rPr>
          <w:rStyle w:val="CommentReference"/>
          <w:sz w:val="21"/>
          <w:szCs w:val="22"/>
        </w:rPr>
        <w:commentReference w:id="55"/>
      </w:r>
    </w:p>
    <w:p w14:paraId="408B03A7" w14:textId="77777777" w:rsidR="009F57AD" w:rsidRDefault="00000000">
      <w:r>
        <w:t>When a segment is first created and no auto-code has been run, PSAT assigns the following default values. These represent the most common parameters for paths in Singapore.</w:t>
      </w:r>
    </w:p>
    <w:tbl>
      <w:tblPr>
        <w:tblStyle w:val="TableGrid"/>
        <w:tblW w:w="0" w:type="auto"/>
        <w:tblLook w:val="04A0" w:firstRow="1" w:lastRow="0" w:firstColumn="1" w:lastColumn="0" w:noHBand="0" w:noVBand="1"/>
      </w:tblPr>
      <w:tblGrid>
        <w:gridCol w:w="2054"/>
        <w:gridCol w:w="2083"/>
        <w:gridCol w:w="2132"/>
        <w:gridCol w:w="2361"/>
      </w:tblGrid>
      <w:tr w:rsidR="009F57AD" w14:paraId="3E227005" w14:textId="77777777">
        <w:tc>
          <w:tcPr>
            <w:tcW w:w="2160" w:type="dxa"/>
            <w:shd w:val="clear" w:color="auto" w:fill="EDF2F7"/>
          </w:tcPr>
          <w:p w14:paraId="3017E719" w14:textId="77777777" w:rsidR="009F57AD" w:rsidRDefault="00000000">
            <w:r>
              <w:rPr>
                <w:b/>
                <w:sz w:val="18"/>
              </w:rPr>
              <w:t>#</w:t>
            </w:r>
          </w:p>
        </w:tc>
        <w:tc>
          <w:tcPr>
            <w:tcW w:w="2160" w:type="dxa"/>
            <w:shd w:val="clear" w:color="auto" w:fill="EDF2F7"/>
          </w:tcPr>
          <w:p w14:paraId="20098439" w14:textId="77777777" w:rsidR="009F57AD" w:rsidRDefault="00000000">
            <w:r>
              <w:rPr>
                <w:b/>
                <w:sz w:val="18"/>
              </w:rPr>
              <w:t>Attribute</w:t>
            </w:r>
          </w:p>
        </w:tc>
        <w:tc>
          <w:tcPr>
            <w:tcW w:w="2160" w:type="dxa"/>
            <w:shd w:val="clear" w:color="auto" w:fill="EDF2F7"/>
          </w:tcPr>
          <w:p w14:paraId="282245E4" w14:textId="77777777" w:rsidR="009F57AD" w:rsidRDefault="00000000">
            <w:r>
              <w:rPr>
                <w:b/>
                <w:sz w:val="18"/>
              </w:rPr>
              <w:t>Default Value</w:t>
            </w:r>
          </w:p>
        </w:tc>
        <w:tc>
          <w:tcPr>
            <w:tcW w:w="2160" w:type="dxa"/>
            <w:shd w:val="clear" w:color="auto" w:fill="EDF2F7"/>
          </w:tcPr>
          <w:p w14:paraId="45E004BC" w14:textId="77777777" w:rsidR="009F57AD" w:rsidRDefault="00000000">
            <w:r>
              <w:rPr>
                <w:b/>
                <w:sz w:val="18"/>
              </w:rPr>
              <w:t>Reason</w:t>
            </w:r>
          </w:p>
        </w:tc>
      </w:tr>
      <w:tr w:rsidR="009F57AD" w14:paraId="6DD57309" w14:textId="77777777">
        <w:tc>
          <w:tcPr>
            <w:tcW w:w="2160" w:type="dxa"/>
          </w:tcPr>
          <w:p w14:paraId="4A3053D8" w14:textId="77777777" w:rsidR="009F57AD" w:rsidRDefault="00000000">
            <w:r>
              <w:rPr>
                <w:sz w:val="18"/>
              </w:rPr>
              <w:t>1</w:t>
            </w:r>
          </w:p>
        </w:tc>
        <w:tc>
          <w:tcPr>
            <w:tcW w:w="2160" w:type="dxa"/>
          </w:tcPr>
          <w:p w14:paraId="3B0D721E" w14:textId="77777777" w:rsidR="009F57AD" w:rsidRDefault="00000000">
            <w:r>
              <w:rPr>
                <w:sz w:val="18"/>
              </w:rPr>
              <w:t>Area Type</w:t>
            </w:r>
          </w:p>
        </w:tc>
        <w:tc>
          <w:tcPr>
            <w:tcW w:w="2160" w:type="dxa"/>
          </w:tcPr>
          <w:p w14:paraId="0DDFAAEA" w14:textId="77777777" w:rsidR="009F57AD" w:rsidRDefault="00000000">
            <w:r>
              <w:rPr>
                <w:sz w:val="18"/>
              </w:rPr>
              <w:t>Suburban</w:t>
            </w:r>
          </w:p>
        </w:tc>
        <w:tc>
          <w:tcPr>
            <w:tcW w:w="2160" w:type="dxa"/>
          </w:tcPr>
          <w:p w14:paraId="58AC8775" w14:textId="2E63C0B8" w:rsidR="009F57AD" w:rsidRDefault="00000000">
            <w:r>
              <w:rPr>
                <w:sz w:val="18"/>
              </w:rPr>
              <w:t xml:space="preserve">GIS fallback using </w:t>
            </w:r>
            <w:del w:id="56" w:author="Puay Ping KOH (LTA)" w:date="2026-06-23T16:54:00Z" w16du:dateUtc="2026-06-23T08:54:00Z">
              <w:r w:rsidDel="001456DD">
                <w:rPr>
                  <w:sz w:val="18"/>
                </w:rPr>
                <w:delText xml:space="preserve">LTA parking zone and </w:delText>
              </w:r>
            </w:del>
            <w:r>
              <w:rPr>
                <w:sz w:val="18"/>
              </w:rPr>
              <w:t>URA land use layers; default when no urban/industrial/recreational polygon match</w:t>
            </w:r>
          </w:p>
        </w:tc>
      </w:tr>
      <w:tr w:rsidR="009F57AD" w14:paraId="77034CD7" w14:textId="77777777">
        <w:tc>
          <w:tcPr>
            <w:tcW w:w="2160" w:type="dxa"/>
          </w:tcPr>
          <w:p w14:paraId="30AB10D0" w14:textId="77777777" w:rsidR="009F57AD" w:rsidRDefault="00000000">
            <w:commentRangeStart w:id="57"/>
            <w:r>
              <w:rPr>
                <w:sz w:val="18"/>
              </w:rPr>
              <w:t>2</w:t>
            </w:r>
            <w:commentRangeEnd w:id="57"/>
            <w:r w:rsidR="00BA1DB1">
              <w:rPr>
                <w:rStyle w:val="CommentReference"/>
                <w:sz w:val="21"/>
                <w:szCs w:val="22"/>
              </w:rPr>
              <w:commentReference w:id="57"/>
            </w:r>
          </w:p>
        </w:tc>
        <w:tc>
          <w:tcPr>
            <w:tcW w:w="2160" w:type="dxa"/>
          </w:tcPr>
          <w:p w14:paraId="2DB0CECF" w14:textId="77777777" w:rsidR="009F57AD" w:rsidRDefault="00000000">
            <w:r>
              <w:rPr>
                <w:sz w:val="18"/>
              </w:rPr>
              <w:t>Facility Type</w:t>
            </w:r>
          </w:p>
        </w:tc>
        <w:tc>
          <w:tcPr>
            <w:tcW w:w="2160" w:type="dxa"/>
          </w:tcPr>
          <w:p w14:paraId="72FAAD78" w14:textId="0CC87E11" w:rsidR="009F57AD" w:rsidRDefault="00000000">
            <w:del w:id="58" w:author="Puay Ping KOH (LTA)" w:date="2026-06-23T17:45:00Z" w16du:dateUtc="2026-06-23T09:45:00Z">
              <w:r w:rsidDel="00BA1DB1">
                <w:rPr>
                  <w:sz w:val="18"/>
                </w:rPr>
                <w:delText>Multi-Use Path</w:delText>
              </w:r>
            </w:del>
            <w:ins w:id="59" w:author="Puay Ping KOH (LTA)" w:date="2026-06-23T17:45:00Z" w16du:dateUtc="2026-06-23T09:45:00Z">
              <w:r w:rsidR="00BA1DB1">
                <w:rPr>
                  <w:sz w:val="18"/>
                </w:rPr>
                <w:t>Sidewalk</w:t>
              </w:r>
            </w:ins>
          </w:p>
        </w:tc>
        <w:tc>
          <w:tcPr>
            <w:tcW w:w="2160" w:type="dxa"/>
          </w:tcPr>
          <w:p w14:paraId="15DDBF5F" w14:textId="77777777" w:rsidR="009F57AD" w:rsidRDefault="00000000">
            <w:r>
              <w:rPr>
                <w:sz w:val="18"/>
              </w:rPr>
              <w:t>Most common facility type; overridden by CV image analysis</w:t>
            </w:r>
          </w:p>
        </w:tc>
      </w:tr>
      <w:tr w:rsidR="009F57AD" w14:paraId="709626F9" w14:textId="77777777">
        <w:tc>
          <w:tcPr>
            <w:tcW w:w="2160" w:type="dxa"/>
          </w:tcPr>
          <w:p w14:paraId="54A7D030" w14:textId="77777777" w:rsidR="009F57AD" w:rsidRDefault="00000000">
            <w:r>
              <w:rPr>
                <w:sz w:val="18"/>
              </w:rPr>
              <w:t>3</w:t>
            </w:r>
          </w:p>
        </w:tc>
        <w:tc>
          <w:tcPr>
            <w:tcW w:w="2160" w:type="dxa"/>
          </w:tcPr>
          <w:p w14:paraId="44EA937C" w14:textId="77777777" w:rsidR="009F57AD" w:rsidRDefault="00000000">
            <w:r>
              <w:rPr>
                <w:sz w:val="18"/>
              </w:rPr>
              <w:t>Facility Access</w:t>
            </w:r>
          </w:p>
        </w:tc>
        <w:tc>
          <w:tcPr>
            <w:tcW w:w="2160" w:type="dxa"/>
          </w:tcPr>
          <w:p w14:paraId="7628D1E9" w14:textId="77777777" w:rsidR="009F57AD" w:rsidRDefault="00000000">
            <w:r>
              <w:rPr>
                <w:sz w:val="18"/>
              </w:rPr>
              <w:t>Adequate</w:t>
            </w:r>
          </w:p>
        </w:tc>
        <w:tc>
          <w:tcPr>
            <w:tcW w:w="2160" w:type="dxa"/>
          </w:tcPr>
          <w:p w14:paraId="1709DDFE" w14:textId="014E09AF" w:rsidR="009F57AD" w:rsidRDefault="00000000">
            <w:r>
              <w:rPr>
                <w:sz w:val="18"/>
              </w:rPr>
              <w:t>Most common; code Inadequate only when congestion or blockages force users onto alternative routes</w:t>
            </w:r>
            <w:ins w:id="60" w:author="Puay Ping KOH (LTA)" w:date="2026-06-23T16:55:00Z" w16du:dateUtc="2026-06-23T08:55:00Z">
              <w:r w:rsidR="001456DD">
                <w:rPr>
                  <w:sz w:val="18"/>
                </w:rPr>
                <w:t xml:space="preserve"> or onto the roads</w:t>
              </w:r>
            </w:ins>
          </w:p>
        </w:tc>
      </w:tr>
      <w:tr w:rsidR="009F57AD" w14:paraId="2FF23C03" w14:textId="77777777">
        <w:tc>
          <w:tcPr>
            <w:tcW w:w="2160" w:type="dxa"/>
          </w:tcPr>
          <w:p w14:paraId="4B620628" w14:textId="77777777" w:rsidR="009F57AD" w:rsidRDefault="00000000">
            <w:r>
              <w:rPr>
                <w:sz w:val="18"/>
              </w:rPr>
              <w:t>4</w:t>
            </w:r>
          </w:p>
        </w:tc>
        <w:tc>
          <w:tcPr>
            <w:tcW w:w="2160" w:type="dxa"/>
          </w:tcPr>
          <w:p w14:paraId="0A93155C" w14:textId="77777777" w:rsidR="009F57AD" w:rsidRDefault="00000000">
            <w:r>
              <w:rPr>
                <w:sz w:val="18"/>
              </w:rPr>
              <w:t>Loose or Slippery Surface</w:t>
            </w:r>
          </w:p>
        </w:tc>
        <w:tc>
          <w:tcPr>
            <w:tcW w:w="2160" w:type="dxa"/>
          </w:tcPr>
          <w:p w14:paraId="47A72251" w14:textId="77777777" w:rsidR="009F57AD" w:rsidRDefault="00000000">
            <w:r>
              <w:rPr>
                <w:sz w:val="18"/>
              </w:rPr>
              <w:t>Not Present</w:t>
            </w:r>
          </w:p>
        </w:tc>
        <w:tc>
          <w:tcPr>
            <w:tcW w:w="2160" w:type="dxa"/>
          </w:tcPr>
          <w:p w14:paraId="71DC6A98" w14:textId="77777777" w:rsidR="009F57AD" w:rsidRDefault="00000000">
            <w:r>
              <w:rPr>
                <w:sz w:val="18"/>
              </w:rPr>
              <w:t>Most common; GIS-assisted via PATH defects layer (algae); CV detection not yet ready</w:t>
            </w:r>
          </w:p>
        </w:tc>
      </w:tr>
      <w:tr w:rsidR="009F57AD" w14:paraId="3F094985" w14:textId="77777777">
        <w:tc>
          <w:tcPr>
            <w:tcW w:w="2160" w:type="dxa"/>
          </w:tcPr>
          <w:p w14:paraId="7AF4FD0D" w14:textId="77777777" w:rsidR="009F57AD" w:rsidRDefault="00000000">
            <w:r>
              <w:rPr>
                <w:sz w:val="18"/>
              </w:rPr>
              <w:t>5</w:t>
            </w:r>
          </w:p>
        </w:tc>
        <w:tc>
          <w:tcPr>
            <w:tcW w:w="2160" w:type="dxa"/>
          </w:tcPr>
          <w:p w14:paraId="239CE43E" w14:textId="77777777" w:rsidR="009F57AD" w:rsidRDefault="00000000">
            <w:r>
              <w:rPr>
                <w:sz w:val="18"/>
              </w:rPr>
              <w:t>Tram or Train Rails</w:t>
            </w:r>
          </w:p>
        </w:tc>
        <w:tc>
          <w:tcPr>
            <w:tcW w:w="2160" w:type="dxa"/>
          </w:tcPr>
          <w:p w14:paraId="54ECF690" w14:textId="77777777" w:rsidR="009F57AD" w:rsidRDefault="00000000">
            <w:r>
              <w:rPr>
                <w:sz w:val="18"/>
              </w:rPr>
              <w:t>Not Present</w:t>
            </w:r>
          </w:p>
        </w:tc>
        <w:tc>
          <w:tcPr>
            <w:tcW w:w="2160" w:type="dxa"/>
          </w:tcPr>
          <w:p w14:paraId="21BBDC90" w14:textId="77777777" w:rsidR="009F57AD" w:rsidRDefault="00000000">
            <w:r>
              <w:rPr>
                <w:sz w:val="18"/>
              </w:rPr>
              <w:t>No tram or train rail paths/roads exist in Singapore</w:t>
            </w:r>
          </w:p>
        </w:tc>
      </w:tr>
      <w:tr w:rsidR="009F57AD" w14:paraId="7C0D09E0" w14:textId="77777777">
        <w:tc>
          <w:tcPr>
            <w:tcW w:w="2160" w:type="dxa"/>
          </w:tcPr>
          <w:p w14:paraId="6256388C" w14:textId="77777777" w:rsidR="009F57AD" w:rsidRDefault="00000000">
            <w:r>
              <w:rPr>
                <w:sz w:val="18"/>
              </w:rPr>
              <w:lastRenderedPageBreak/>
              <w:t>6</w:t>
            </w:r>
          </w:p>
        </w:tc>
        <w:tc>
          <w:tcPr>
            <w:tcW w:w="2160" w:type="dxa"/>
          </w:tcPr>
          <w:p w14:paraId="20C44CC5" w14:textId="77777777" w:rsidR="009F57AD" w:rsidRDefault="00000000">
            <w:r>
              <w:rPr>
                <w:sz w:val="18"/>
              </w:rPr>
              <w:t>Major Surface Deformation or Drain Opening</w:t>
            </w:r>
          </w:p>
        </w:tc>
        <w:tc>
          <w:tcPr>
            <w:tcW w:w="2160" w:type="dxa"/>
          </w:tcPr>
          <w:p w14:paraId="25C1E95A" w14:textId="77777777" w:rsidR="009F57AD" w:rsidRDefault="00000000">
            <w:r>
              <w:rPr>
                <w:sz w:val="18"/>
              </w:rPr>
              <w:t>Not Present</w:t>
            </w:r>
          </w:p>
        </w:tc>
        <w:tc>
          <w:tcPr>
            <w:tcW w:w="2160" w:type="dxa"/>
          </w:tcPr>
          <w:p w14:paraId="1B21D5A0" w14:textId="77777777" w:rsidR="009F57AD" w:rsidRDefault="00000000">
            <w:r>
              <w:rPr>
                <w:sz w:val="18"/>
              </w:rPr>
              <w:t>Most common; GIS-assisted via PATH defects layer (tile cracks, tactile tile cracks, uneven pavement)</w:t>
            </w:r>
          </w:p>
        </w:tc>
      </w:tr>
      <w:tr w:rsidR="009F57AD" w14:paraId="04F96AAD" w14:textId="77777777">
        <w:tc>
          <w:tcPr>
            <w:tcW w:w="2160" w:type="dxa"/>
          </w:tcPr>
          <w:p w14:paraId="1B40E3C4" w14:textId="77777777" w:rsidR="009F57AD" w:rsidRDefault="00000000">
            <w:r>
              <w:rPr>
                <w:sz w:val="18"/>
              </w:rPr>
              <w:t>7</w:t>
            </w:r>
          </w:p>
        </w:tc>
        <w:tc>
          <w:tcPr>
            <w:tcW w:w="2160" w:type="dxa"/>
          </w:tcPr>
          <w:p w14:paraId="236EA6C1" w14:textId="77777777" w:rsidR="009F57AD" w:rsidRDefault="00000000">
            <w:r>
              <w:rPr>
                <w:sz w:val="18"/>
              </w:rPr>
              <w:t>Fixed Obstacle on Facility</w:t>
            </w:r>
          </w:p>
        </w:tc>
        <w:tc>
          <w:tcPr>
            <w:tcW w:w="2160" w:type="dxa"/>
          </w:tcPr>
          <w:p w14:paraId="66FFF7B4" w14:textId="77777777" w:rsidR="009F57AD" w:rsidRDefault="00000000">
            <w:r>
              <w:rPr>
                <w:sz w:val="18"/>
              </w:rPr>
              <w:t>Not Present</w:t>
            </w:r>
          </w:p>
        </w:tc>
        <w:tc>
          <w:tcPr>
            <w:tcW w:w="2160" w:type="dxa"/>
          </w:tcPr>
          <w:p w14:paraId="04CE9A12" w14:textId="77777777" w:rsidR="009F57AD" w:rsidRDefault="00000000">
            <w:r>
              <w:rPr>
                <w:sz w:val="18"/>
              </w:rPr>
              <w:t>Most common; overridden by CV image analysis</w:t>
            </w:r>
          </w:p>
        </w:tc>
      </w:tr>
      <w:tr w:rsidR="009F57AD" w14:paraId="33914832" w14:textId="77777777">
        <w:tc>
          <w:tcPr>
            <w:tcW w:w="2160" w:type="dxa"/>
          </w:tcPr>
          <w:p w14:paraId="6F7E22EC" w14:textId="77777777" w:rsidR="009F57AD" w:rsidRDefault="00000000">
            <w:r>
              <w:rPr>
                <w:sz w:val="18"/>
              </w:rPr>
              <w:t>8</w:t>
            </w:r>
          </w:p>
        </w:tc>
        <w:tc>
          <w:tcPr>
            <w:tcW w:w="2160" w:type="dxa"/>
          </w:tcPr>
          <w:p w14:paraId="550E9ACA" w14:textId="77777777" w:rsidR="009F57AD" w:rsidRDefault="00000000">
            <w:r>
              <w:rPr>
                <w:sz w:val="18"/>
              </w:rPr>
              <w:t>Non-Fixed Obstacle on Facility</w:t>
            </w:r>
          </w:p>
        </w:tc>
        <w:tc>
          <w:tcPr>
            <w:tcW w:w="2160" w:type="dxa"/>
          </w:tcPr>
          <w:p w14:paraId="2C551652" w14:textId="77777777" w:rsidR="009F57AD" w:rsidRDefault="00000000">
            <w:r>
              <w:rPr>
                <w:sz w:val="18"/>
              </w:rPr>
              <w:t>Not Present</w:t>
            </w:r>
          </w:p>
        </w:tc>
        <w:tc>
          <w:tcPr>
            <w:tcW w:w="2160" w:type="dxa"/>
          </w:tcPr>
          <w:p w14:paraId="57460095" w14:textId="77777777" w:rsidR="009F57AD" w:rsidRDefault="00000000">
            <w:r>
              <w:rPr>
                <w:sz w:val="18"/>
              </w:rPr>
              <w:t>Most common; overridden by CV image analysis</w:t>
            </w:r>
          </w:p>
        </w:tc>
      </w:tr>
      <w:tr w:rsidR="009F57AD" w14:paraId="6AE51CDA" w14:textId="77777777">
        <w:tc>
          <w:tcPr>
            <w:tcW w:w="2160" w:type="dxa"/>
          </w:tcPr>
          <w:p w14:paraId="678B6780" w14:textId="77777777" w:rsidR="009F57AD" w:rsidRDefault="00000000">
            <w:r>
              <w:rPr>
                <w:sz w:val="18"/>
              </w:rPr>
              <w:t>9</w:t>
            </w:r>
          </w:p>
        </w:tc>
        <w:tc>
          <w:tcPr>
            <w:tcW w:w="2160" w:type="dxa"/>
          </w:tcPr>
          <w:p w14:paraId="6A0E8253" w14:textId="77777777" w:rsidR="009F57AD" w:rsidRDefault="00000000">
            <w:r>
              <w:rPr>
                <w:sz w:val="18"/>
              </w:rPr>
              <w:t>Line of Sight</w:t>
            </w:r>
          </w:p>
        </w:tc>
        <w:tc>
          <w:tcPr>
            <w:tcW w:w="2160" w:type="dxa"/>
          </w:tcPr>
          <w:p w14:paraId="49AA8869" w14:textId="77777777" w:rsidR="009F57AD" w:rsidRDefault="00000000">
            <w:r>
              <w:rPr>
                <w:sz w:val="18"/>
              </w:rPr>
              <w:t>Adequate</w:t>
            </w:r>
          </w:p>
        </w:tc>
        <w:tc>
          <w:tcPr>
            <w:tcW w:w="2160" w:type="dxa"/>
          </w:tcPr>
          <w:p w14:paraId="2E401151" w14:textId="4A674D01" w:rsidR="009F57AD" w:rsidRDefault="00000000">
            <w:r>
              <w:rPr>
                <w:sz w:val="18"/>
              </w:rPr>
              <w:t xml:space="preserve">Not yet in </w:t>
            </w:r>
            <w:ins w:id="61" w:author="Puay Ping KOH (LTA)" w:date="2026-06-23T17:06:00Z" w16du:dateUtc="2026-06-23T09:06:00Z">
              <w:r w:rsidR="00A7571A">
                <w:rPr>
                  <w:sz w:val="18"/>
                </w:rPr>
                <w:t xml:space="preserve">auto </w:t>
              </w:r>
            </w:ins>
            <w:r>
              <w:rPr>
                <w:sz w:val="18"/>
              </w:rPr>
              <w:t>scoring specification; requires manual assessment of visibility along the path</w:t>
            </w:r>
          </w:p>
        </w:tc>
      </w:tr>
      <w:tr w:rsidR="009F57AD" w14:paraId="6ED7F7CC" w14:textId="77777777">
        <w:tc>
          <w:tcPr>
            <w:tcW w:w="2160" w:type="dxa"/>
          </w:tcPr>
          <w:p w14:paraId="7290BB86" w14:textId="77777777" w:rsidR="009F57AD" w:rsidRDefault="00000000">
            <w:r>
              <w:rPr>
                <w:sz w:val="18"/>
              </w:rPr>
              <w:t>10</w:t>
            </w:r>
          </w:p>
        </w:tc>
        <w:tc>
          <w:tcPr>
            <w:tcW w:w="2160" w:type="dxa"/>
          </w:tcPr>
          <w:p w14:paraId="3576E5E9" w14:textId="77777777" w:rsidR="009F57AD" w:rsidRDefault="00000000">
            <w:r>
              <w:rPr>
                <w:sz w:val="18"/>
              </w:rPr>
              <w:t>Delineation</w:t>
            </w:r>
          </w:p>
        </w:tc>
        <w:tc>
          <w:tcPr>
            <w:tcW w:w="2160" w:type="dxa"/>
          </w:tcPr>
          <w:p w14:paraId="2D5EFA95" w14:textId="5ADB1C27" w:rsidR="009F57AD" w:rsidRDefault="00BA1DB1">
            <w:ins w:id="62" w:author="Puay Ping KOH (LTA)" w:date="2026-06-23T17:45:00Z" w16du:dateUtc="2026-06-23T09:45:00Z">
              <w:r>
                <w:rPr>
                  <w:sz w:val="18"/>
                </w:rPr>
                <w:t xml:space="preserve">Not </w:t>
              </w:r>
            </w:ins>
            <w:commentRangeStart w:id="63"/>
            <w:commentRangeStart w:id="64"/>
            <w:r>
              <w:rPr>
                <w:sz w:val="18"/>
              </w:rPr>
              <w:t>Present</w:t>
            </w:r>
            <w:commentRangeEnd w:id="63"/>
            <w:r w:rsidR="00304A21">
              <w:rPr>
                <w:rStyle w:val="CommentReference"/>
                <w:sz w:val="21"/>
                <w:szCs w:val="22"/>
              </w:rPr>
              <w:commentReference w:id="63"/>
            </w:r>
            <w:commentRangeEnd w:id="64"/>
            <w:r w:rsidR="00370104">
              <w:rPr>
                <w:rStyle w:val="CommentReference"/>
                <w:sz w:val="21"/>
                <w:szCs w:val="22"/>
              </w:rPr>
              <w:commentReference w:id="64"/>
            </w:r>
          </w:p>
        </w:tc>
        <w:tc>
          <w:tcPr>
            <w:tcW w:w="2160" w:type="dxa"/>
          </w:tcPr>
          <w:p w14:paraId="2FBFDEED" w14:textId="4F881C71" w:rsidR="009F57AD" w:rsidRDefault="00000000">
            <w:r>
              <w:rPr>
                <w:sz w:val="18"/>
              </w:rPr>
              <w:t>Default not present</w:t>
            </w:r>
            <w:ins w:id="65" w:author="Puay Ping KOH (LTA)" w:date="2026-06-23T17:25:00Z" w16du:dateUtc="2026-06-23T09:25:00Z">
              <w:r w:rsidR="00304A21">
                <w:rPr>
                  <w:sz w:val="18"/>
                </w:rPr>
                <w:t xml:space="preserve"> as the default Facility Type = </w:t>
              </w:r>
            </w:ins>
            <w:ins w:id="66" w:author="Puay Ping KOH (LTA)" w:date="2026-06-23T17:46:00Z" w16du:dateUtc="2026-06-23T09:46:00Z">
              <w:r w:rsidR="00BA1DB1">
                <w:rPr>
                  <w:sz w:val="18"/>
                </w:rPr>
                <w:t>Sidewalk</w:t>
              </w:r>
            </w:ins>
            <w:r>
              <w:rPr>
                <w:sz w:val="18"/>
              </w:rPr>
              <w:t>; CV codes first, then overwritten if PATH provides faded marking data</w:t>
            </w:r>
          </w:p>
        </w:tc>
      </w:tr>
      <w:tr w:rsidR="009F57AD" w14:paraId="58EBED3D" w14:textId="77777777">
        <w:tc>
          <w:tcPr>
            <w:tcW w:w="2160" w:type="dxa"/>
          </w:tcPr>
          <w:p w14:paraId="6E4A34CF" w14:textId="77777777" w:rsidR="009F57AD" w:rsidRDefault="00000000">
            <w:r>
              <w:rPr>
                <w:sz w:val="18"/>
              </w:rPr>
              <w:t>11</w:t>
            </w:r>
          </w:p>
        </w:tc>
        <w:tc>
          <w:tcPr>
            <w:tcW w:w="2160" w:type="dxa"/>
          </w:tcPr>
          <w:p w14:paraId="2FD8D206" w14:textId="77777777" w:rsidR="009F57AD" w:rsidRDefault="00000000">
            <w:r>
              <w:rPr>
                <w:sz w:val="18"/>
              </w:rPr>
              <w:t>Light Segregation</w:t>
            </w:r>
          </w:p>
        </w:tc>
        <w:tc>
          <w:tcPr>
            <w:tcW w:w="2160" w:type="dxa"/>
          </w:tcPr>
          <w:p w14:paraId="2BFE0E84" w14:textId="77777777" w:rsidR="009F57AD" w:rsidRDefault="00000000">
            <w:r>
              <w:rPr>
                <w:sz w:val="18"/>
              </w:rPr>
              <w:t>Present</w:t>
            </w:r>
          </w:p>
        </w:tc>
        <w:tc>
          <w:tcPr>
            <w:tcW w:w="2160" w:type="dxa"/>
          </w:tcPr>
          <w:p w14:paraId="4C7FABBA" w14:textId="77777777" w:rsidR="009F57AD" w:rsidRDefault="00000000">
            <w:r>
              <w:rPr>
                <w:sz w:val="18"/>
              </w:rPr>
              <w:t>All off-road paths are expected to have kerb segregation; confirmed by CV and logic rules</w:t>
            </w:r>
          </w:p>
        </w:tc>
      </w:tr>
      <w:tr w:rsidR="009F57AD" w14:paraId="30517C18" w14:textId="77777777">
        <w:tc>
          <w:tcPr>
            <w:tcW w:w="2160" w:type="dxa"/>
          </w:tcPr>
          <w:p w14:paraId="6DF921DC" w14:textId="77777777" w:rsidR="009F57AD" w:rsidRDefault="00000000">
            <w:r>
              <w:rPr>
                <w:sz w:val="18"/>
              </w:rPr>
              <w:t>12</w:t>
            </w:r>
          </w:p>
        </w:tc>
        <w:tc>
          <w:tcPr>
            <w:tcW w:w="2160" w:type="dxa"/>
          </w:tcPr>
          <w:p w14:paraId="0994F9EC" w14:textId="77777777" w:rsidR="009F57AD" w:rsidRDefault="00000000">
            <w:r>
              <w:rPr>
                <w:sz w:val="18"/>
              </w:rPr>
              <w:t>Facility Width per Direction</w:t>
            </w:r>
          </w:p>
        </w:tc>
        <w:tc>
          <w:tcPr>
            <w:tcW w:w="2160" w:type="dxa"/>
          </w:tcPr>
          <w:p w14:paraId="33449619" w14:textId="77777777" w:rsidR="009F57AD" w:rsidRDefault="00000000">
            <w:r>
              <w:rPr>
                <w:sz w:val="18"/>
              </w:rPr>
              <w:t>Narrow</w:t>
            </w:r>
          </w:p>
        </w:tc>
        <w:tc>
          <w:tcPr>
            <w:tcW w:w="2160" w:type="dxa"/>
          </w:tcPr>
          <w:p w14:paraId="693EFBDF" w14:textId="0700BB29" w:rsidR="009F57AD" w:rsidRDefault="00000000">
            <w:r>
              <w:rPr>
                <w:sz w:val="18"/>
              </w:rPr>
              <w:t xml:space="preserve">GIS-derived from </w:t>
            </w:r>
            <w:del w:id="67" w:author="Puay Ping KOH (LTA)" w:date="2026-06-23T17:27:00Z" w16du:dateUtc="2026-06-23T09:27:00Z">
              <w:r w:rsidDel="00F54BEF">
                <w:rPr>
                  <w:sz w:val="18"/>
                </w:rPr>
                <w:delText xml:space="preserve">LiDAR </w:delText>
              </w:r>
            </w:del>
            <w:r>
              <w:rPr>
                <w:sz w:val="18"/>
              </w:rPr>
              <w:t>path width data</w:t>
            </w:r>
            <w:ins w:id="68" w:author="Puay Ping KOH (LTA)" w:date="2026-06-23T17:27:00Z" w16du:dateUtc="2026-06-23T09:27:00Z">
              <w:r w:rsidR="00304A21">
                <w:rPr>
                  <w:sz w:val="18"/>
                </w:rPr>
                <w:t xml:space="preserve"> based on Dec 2</w:t>
              </w:r>
              <w:r w:rsidR="00F54BEF">
                <w:rPr>
                  <w:sz w:val="18"/>
                </w:rPr>
                <w:t>024 LiDAR scan</w:t>
              </w:r>
            </w:ins>
            <w:r>
              <w:rPr>
                <w:sz w:val="18"/>
              </w:rPr>
              <w:t>; default when no width data available</w:t>
            </w:r>
          </w:p>
        </w:tc>
      </w:tr>
      <w:tr w:rsidR="009F57AD" w14:paraId="1DFACD47" w14:textId="77777777">
        <w:tc>
          <w:tcPr>
            <w:tcW w:w="2160" w:type="dxa"/>
          </w:tcPr>
          <w:p w14:paraId="411275A4" w14:textId="77777777" w:rsidR="009F57AD" w:rsidRDefault="00000000">
            <w:r>
              <w:rPr>
                <w:sz w:val="18"/>
              </w:rPr>
              <w:t>13</w:t>
            </w:r>
          </w:p>
        </w:tc>
        <w:tc>
          <w:tcPr>
            <w:tcW w:w="2160" w:type="dxa"/>
          </w:tcPr>
          <w:p w14:paraId="7C37F502" w14:textId="77777777" w:rsidR="009F57AD" w:rsidRDefault="00000000">
            <w:r>
              <w:rPr>
                <w:sz w:val="18"/>
              </w:rPr>
              <w:t>Flow Direction</w:t>
            </w:r>
          </w:p>
        </w:tc>
        <w:tc>
          <w:tcPr>
            <w:tcW w:w="2160" w:type="dxa"/>
          </w:tcPr>
          <w:p w14:paraId="09BF452A" w14:textId="77777777" w:rsidR="009F57AD" w:rsidRDefault="00000000">
            <w:r>
              <w:rPr>
                <w:sz w:val="18"/>
              </w:rPr>
              <w:t>Two Way</w:t>
            </w:r>
          </w:p>
        </w:tc>
        <w:tc>
          <w:tcPr>
            <w:tcW w:w="2160" w:type="dxa"/>
          </w:tcPr>
          <w:p w14:paraId="09CD246B" w14:textId="77777777" w:rsidR="009F57AD" w:rsidRDefault="00000000">
            <w:r>
              <w:rPr>
                <w:sz w:val="18"/>
              </w:rPr>
              <w:t>Most on-road cycling lanes are one-way; all off-road paths default to two-way</w:t>
            </w:r>
          </w:p>
        </w:tc>
      </w:tr>
      <w:tr w:rsidR="009F57AD" w14:paraId="6CAD7C3C" w14:textId="77777777">
        <w:tc>
          <w:tcPr>
            <w:tcW w:w="2160" w:type="dxa"/>
          </w:tcPr>
          <w:p w14:paraId="39A1DD4F" w14:textId="77777777" w:rsidR="009F57AD" w:rsidRDefault="00000000">
            <w:r>
              <w:rPr>
                <w:sz w:val="18"/>
              </w:rPr>
              <w:t>14</w:t>
            </w:r>
          </w:p>
        </w:tc>
        <w:tc>
          <w:tcPr>
            <w:tcW w:w="2160" w:type="dxa"/>
          </w:tcPr>
          <w:p w14:paraId="11B3E23D" w14:textId="77777777" w:rsidR="009F57AD" w:rsidRDefault="00000000">
            <w:r>
              <w:rPr>
                <w:sz w:val="18"/>
              </w:rPr>
              <w:t>Width Restriction</w:t>
            </w:r>
          </w:p>
        </w:tc>
        <w:tc>
          <w:tcPr>
            <w:tcW w:w="2160" w:type="dxa"/>
          </w:tcPr>
          <w:p w14:paraId="3CFAFD07" w14:textId="77777777" w:rsidR="009F57AD" w:rsidRDefault="00000000">
            <w:r>
              <w:rPr>
                <w:sz w:val="18"/>
              </w:rPr>
              <w:t>Not Present</w:t>
            </w:r>
          </w:p>
        </w:tc>
        <w:tc>
          <w:tcPr>
            <w:tcW w:w="2160" w:type="dxa"/>
          </w:tcPr>
          <w:p w14:paraId="03C9B83C" w14:textId="5E336A7A" w:rsidR="009F57AD" w:rsidRDefault="00000000">
            <w:r>
              <w:rPr>
                <w:sz w:val="18"/>
              </w:rPr>
              <w:t>Most common; logic rule sets Present when a fixed or non-fixed obstacle is detected</w:t>
            </w:r>
            <w:ins w:id="69" w:author="Puay Ping KOH (LTA)" w:date="2026-06-23T17:29:00Z" w16du:dateUtc="2026-06-23T09:29:00Z">
              <w:r w:rsidR="00F54BEF">
                <w:rPr>
                  <w:sz w:val="18"/>
                </w:rPr>
                <w:t xml:space="preserve"> and occupy &gt;=20</w:t>
              </w:r>
            </w:ins>
            <w:ins w:id="70" w:author="Puay Ping KOH (LTA)" w:date="2026-06-23T17:30:00Z" w16du:dateUtc="2026-06-23T09:30:00Z">
              <w:r w:rsidR="00F54BEF">
                <w:rPr>
                  <w:sz w:val="18"/>
                </w:rPr>
                <w:t>% of the path clear width</w:t>
              </w:r>
            </w:ins>
          </w:p>
        </w:tc>
      </w:tr>
      <w:tr w:rsidR="009F57AD" w14:paraId="48E5F917" w14:textId="77777777">
        <w:tc>
          <w:tcPr>
            <w:tcW w:w="2160" w:type="dxa"/>
          </w:tcPr>
          <w:p w14:paraId="5683EA9A" w14:textId="77777777" w:rsidR="009F57AD" w:rsidRDefault="00000000">
            <w:r>
              <w:rPr>
                <w:sz w:val="18"/>
              </w:rPr>
              <w:t>15</w:t>
            </w:r>
          </w:p>
        </w:tc>
        <w:tc>
          <w:tcPr>
            <w:tcW w:w="2160" w:type="dxa"/>
          </w:tcPr>
          <w:p w14:paraId="1DCC09DD" w14:textId="77777777" w:rsidR="009F57AD" w:rsidRDefault="00000000">
            <w:r>
              <w:rPr>
                <w:sz w:val="18"/>
              </w:rPr>
              <w:t>Adjacent Road Lane 0–1m</w:t>
            </w:r>
          </w:p>
        </w:tc>
        <w:tc>
          <w:tcPr>
            <w:tcW w:w="2160" w:type="dxa"/>
          </w:tcPr>
          <w:p w14:paraId="37A316B0" w14:textId="77777777" w:rsidR="009F57AD" w:rsidRDefault="00000000">
            <w:r>
              <w:rPr>
                <w:sz w:val="18"/>
              </w:rPr>
              <w:t>Not Present</w:t>
            </w:r>
          </w:p>
        </w:tc>
        <w:tc>
          <w:tcPr>
            <w:tcW w:w="2160" w:type="dxa"/>
          </w:tcPr>
          <w:p w14:paraId="06AA28A5" w14:textId="77777777" w:rsidR="009F57AD" w:rsidRDefault="00000000">
            <w:r>
              <w:rPr>
                <w:sz w:val="18"/>
              </w:rPr>
              <w:t>CV-derived; present when path edge is ≤1m from road kerb with no protective barrier</w:t>
            </w:r>
          </w:p>
        </w:tc>
      </w:tr>
      <w:tr w:rsidR="009F57AD" w14:paraId="0FC78B7B" w14:textId="77777777">
        <w:tc>
          <w:tcPr>
            <w:tcW w:w="2160" w:type="dxa"/>
          </w:tcPr>
          <w:p w14:paraId="3991B535" w14:textId="77777777" w:rsidR="009F57AD" w:rsidRDefault="00000000">
            <w:r>
              <w:rPr>
                <w:sz w:val="18"/>
              </w:rPr>
              <w:t>16</w:t>
            </w:r>
          </w:p>
        </w:tc>
        <w:tc>
          <w:tcPr>
            <w:tcW w:w="2160" w:type="dxa"/>
          </w:tcPr>
          <w:p w14:paraId="25E18188" w14:textId="77777777" w:rsidR="009F57AD" w:rsidRDefault="00000000">
            <w:r>
              <w:rPr>
                <w:sz w:val="18"/>
              </w:rPr>
              <w:t>Adjacent Vehicle Parking 0–1m</w:t>
            </w:r>
          </w:p>
        </w:tc>
        <w:tc>
          <w:tcPr>
            <w:tcW w:w="2160" w:type="dxa"/>
          </w:tcPr>
          <w:p w14:paraId="5732F8A0" w14:textId="77777777" w:rsidR="009F57AD" w:rsidRDefault="00000000">
            <w:r>
              <w:rPr>
                <w:sz w:val="18"/>
              </w:rPr>
              <w:t>Not Present</w:t>
            </w:r>
          </w:p>
        </w:tc>
        <w:tc>
          <w:tcPr>
            <w:tcW w:w="2160" w:type="dxa"/>
          </w:tcPr>
          <w:p w14:paraId="5978F122" w14:textId="3E4C8B27" w:rsidR="009F57AD" w:rsidRDefault="00000000">
            <w:r>
              <w:rPr>
                <w:sz w:val="18"/>
              </w:rPr>
              <w:t xml:space="preserve">Most common; GIS-derived from URA </w:t>
            </w:r>
            <w:ins w:id="71" w:author="Puay Ping KOH (LTA)" w:date="2026-06-23T17:30:00Z" w16du:dateUtc="2026-06-23T09:30:00Z">
              <w:r w:rsidR="00F54BEF">
                <w:rPr>
                  <w:sz w:val="18"/>
                </w:rPr>
                <w:t xml:space="preserve">and HDB </w:t>
              </w:r>
            </w:ins>
            <w:r>
              <w:rPr>
                <w:sz w:val="18"/>
              </w:rPr>
              <w:t>car park lot layer</w:t>
            </w:r>
            <w:ins w:id="72" w:author="Puay Ping KOH (LTA)" w:date="2026-06-23T17:30:00Z" w16du:dateUtc="2026-06-23T09:30:00Z">
              <w:r w:rsidR="00F54BEF">
                <w:rPr>
                  <w:sz w:val="18"/>
                </w:rPr>
                <w:t>s</w:t>
              </w:r>
            </w:ins>
            <w:r>
              <w:rPr>
                <w:sz w:val="18"/>
              </w:rPr>
              <w:t xml:space="preserve"> </w:t>
            </w:r>
            <w:del w:id="73" w:author="Puay Ping KOH (LTA)" w:date="2026-06-23T17:30:00Z" w16du:dateUtc="2026-06-23T09:30:00Z">
              <w:r w:rsidDel="00F54BEF">
                <w:rPr>
                  <w:sz w:val="18"/>
                </w:rPr>
                <w:delText>and GDM lane markings</w:delText>
              </w:r>
            </w:del>
          </w:p>
        </w:tc>
      </w:tr>
      <w:tr w:rsidR="009F57AD" w14:paraId="2E8C0EEB" w14:textId="77777777">
        <w:tc>
          <w:tcPr>
            <w:tcW w:w="2160" w:type="dxa"/>
          </w:tcPr>
          <w:p w14:paraId="753EB743" w14:textId="77777777" w:rsidR="009F57AD" w:rsidRDefault="00000000">
            <w:r>
              <w:rPr>
                <w:sz w:val="18"/>
              </w:rPr>
              <w:t>17</w:t>
            </w:r>
          </w:p>
        </w:tc>
        <w:tc>
          <w:tcPr>
            <w:tcW w:w="2160" w:type="dxa"/>
          </w:tcPr>
          <w:p w14:paraId="02096D6B" w14:textId="77777777" w:rsidR="009F57AD" w:rsidRDefault="00000000">
            <w:r>
              <w:rPr>
                <w:sz w:val="18"/>
              </w:rPr>
              <w:t>Adjacent Severe Hazard 0–1m</w:t>
            </w:r>
          </w:p>
        </w:tc>
        <w:tc>
          <w:tcPr>
            <w:tcW w:w="2160" w:type="dxa"/>
          </w:tcPr>
          <w:p w14:paraId="3EB760E3" w14:textId="77777777" w:rsidR="009F57AD" w:rsidRDefault="00000000">
            <w:r>
              <w:rPr>
                <w:sz w:val="18"/>
              </w:rPr>
              <w:t>Not Present</w:t>
            </w:r>
          </w:p>
        </w:tc>
        <w:tc>
          <w:tcPr>
            <w:tcW w:w="2160" w:type="dxa"/>
          </w:tcPr>
          <w:p w14:paraId="1C0CB518" w14:textId="77777777" w:rsidR="009F57AD" w:rsidRDefault="00000000">
            <w:r>
              <w:rPr>
                <w:sz w:val="18"/>
              </w:rPr>
              <w:t>Rare in Singapore; requires manual assessment when waterways or drops &gt;60cm are present with no barrier</w:t>
            </w:r>
          </w:p>
        </w:tc>
      </w:tr>
      <w:tr w:rsidR="009F57AD" w14:paraId="79E0FE24" w14:textId="77777777">
        <w:tc>
          <w:tcPr>
            <w:tcW w:w="2160" w:type="dxa"/>
          </w:tcPr>
          <w:p w14:paraId="4E2525DC" w14:textId="77777777" w:rsidR="009F57AD" w:rsidRDefault="00000000">
            <w:r>
              <w:rPr>
                <w:sz w:val="18"/>
              </w:rPr>
              <w:t>18</w:t>
            </w:r>
          </w:p>
        </w:tc>
        <w:tc>
          <w:tcPr>
            <w:tcW w:w="2160" w:type="dxa"/>
          </w:tcPr>
          <w:p w14:paraId="022A569F" w14:textId="77777777" w:rsidR="009F57AD" w:rsidRDefault="00000000">
            <w:r>
              <w:rPr>
                <w:sz w:val="18"/>
              </w:rPr>
              <w:t>Adjacent Object/Level Change 0–1m</w:t>
            </w:r>
          </w:p>
        </w:tc>
        <w:tc>
          <w:tcPr>
            <w:tcW w:w="2160" w:type="dxa"/>
          </w:tcPr>
          <w:p w14:paraId="2D49C23E" w14:textId="77777777" w:rsidR="009F57AD" w:rsidRDefault="00000000">
            <w:r>
              <w:rPr>
                <w:sz w:val="18"/>
              </w:rPr>
              <w:t>Not Present</w:t>
            </w:r>
          </w:p>
        </w:tc>
        <w:tc>
          <w:tcPr>
            <w:tcW w:w="2160" w:type="dxa"/>
          </w:tcPr>
          <w:p w14:paraId="01AD8C03" w14:textId="2086FB9E" w:rsidR="009F57AD" w:rsidRDefault="00F54BEF">
            <w:ins w:id="74" w:author="Puay Ping KOH (LTA)" w:date="2026-06-23T17:33:00Z" w16du:dateUtc="2026-06-23T09:33:00Z">
              <w:r>
                <w:rPr>
                  <w:sz w:val="18"/>
                </w:rPr>
                <w:t xml:space="preserve">Off road paths should have adjacent object/level change present but depends if the road carriageway is 0-1m from the path edge (without barrier).  </w:t>
              </w:r>
            </w:ins>
            <w:commentRangeStart w:id="75"/>
            <w:del w:id="76" w:author="Puay Ping KOH (LTA)" w:date="2026-06-23T17:32:00Z" w16du:dateUtc="2026-06-23T09:32:00Z">
              <w:r w:rsidDel="00F54BEF">
                <w:rPr>
                  <w:sz w:val="18"/>
                </w:rPr>
                <w:delText xml:space="preserve">Co-occurs with adjacent road lane; </w:delText>
              </w:r>
            </w:del>
            <w:commentRangeEnd w:id="75"/>
            <w:r>
              <w:rPr>
                <w:rStyle w:val="CommentReference"/>
                <w:sz w:val="18"/>
                <w:szCs w:val="22"/>
              </w:rPr>
              <w:commentReference w:id="75"/>
            </w:r>
            <w:r>
              <w:rPr>
                <w:sz w:val="18"/>
              </w:rPr>
              <w:t>inferred by CV and logic rules</w:t>
            </w:r>
          </w:p>
        </w:tc>
      </w:tr>
      <w:tr w:rsidR="009F57AD" w14:paraId="450E9403" w14:textId="77777777">
        <w:tc>
          <w:tcPr>
            <w:tcW w:w="2160" w:type="dxa"/>
          </w:tcPr>
          <w:p w14:paraId="4782ADFB" w14:textId="77777777" w:rsidR="009F57AD" w:rsidRDefault="00000000">
            <w:r>
              <w:rPr>
                <w:sz w:val="18"/>
              </w:rPr>
              <w:t>19</w:t>
            </w:r>
          </w:p>
        </w:tc>
        <w:tc>
          <w:tcPr>
            <w:tcW w:w="2160" w:type="dxa"/>
          </w:tcPr>
          <w:p w14:paraId="7B594D2C" w14:textId="77777777" w:rsidR="009F57AD" w:rsidRDefault="00000000">
            <w:r>
              <w:rPr>
                <w:sz w:val="18"/>
              </w:rPr>
              <w:t>Adjacent Sidewalk 0–1m</w:t>
            </w:r>
          </w:p>
        </w:tc>
        <w:tc>
          <w:tcPr>
            <w:tcW w:w="2160" w:type="dxa"/>
          </w:tcPr>
          <w:p w14:paraId="2BF28CC4" w14:textId="77777777" w:rsidR="009F57AD" w:rsidRDefault="00000000">
            <w:r>
              <w:rPr>
                <w:sz w:val="18"/>
              </w:rPr>
              <w:t>Not Present</w:t>
            </w:r>
          </w:p>
        </w:tc>
        <w:tc>
          <w:tcPr>
            <w:tcW w:w="2160" w:type="dxa"/>
          </w:tcPr>
          <w:p w14:paraId="130F17BE" w14:textId="6A93AE05" w:rsidR="009F57AD" w:rsidRDefault="00000000">
            <w:commentRangeStart w:id="77"/>
            <w:del w:id="78" w:author="Puay Ping KOH (LTA)" w:date="2026-06-23T17:32:00Z" w16du:dateUtc="2026-06-23T09:32:00Z">
              <w:r w:rsidDel="00F54BEF">
                <w:rPr>
                  <w:sz w:val="18"/>
                </w:rPr>
                <w:delText xml:space="preserve">Assumed present in urban context; </w:delText>
              </w:r>
            </w:del>
            <w:commentRangeEnd w:id="77"/>
            <w:r w:rsidR="00F54BEF">
              <w:rPr>
                <w:rStyle w:val="CommentReference"/>
                <w:sz w:val="18"/>
                <w:szCs w:val="22"/>
              </w:rPr>
              <w:commentReference w:id="77"/>
            </w:r>
            <w:r>
              <w:rPr>
                <w:sz w:val="18"/>
              </w:rPr>
              <w:t>derived by CV and logic rules</w:t>
            </w:r>
          </w:p>
        </w:tc>
      </w:tr>
      <w:tr w:rsidR="009F57AD" w14:paraId="4B070BE1" w14:textId="77777777">
        <w:tc>
          <w:tcPr>
            <w:tcW w:w="2160" w:type="dxa"/>
          </w:tcPr>
          <w:p w14:paraId="5B511593" w14:textId="77777777" w:rsidR="009F57AD" w:rsidRDefault="00000000">
            <w:r>
              <w:rPr>
                <w:sz w:val="18"/>
              </w:rPr>
              <w:lastRenderedPageBreak/>
              <w:t>20</w:t>
            </w:r>
          </w:p>
        </w:tc>
        <w:tc>
          <w:tcPr>
            <w:tcW w:w="2160" w:type="dxa"/>
          </w:tcPr>
          <w:p w14:paraId="50B5841D" w14:textId="77777777" w:rsidR="009F57AD" w:rsidRDefault="00000000">
            <w:r>
              <w:rPr>
                <w:sz w:val="18"/>
              </w:rPr>
              <w:t>Adjacent Road Lane 1–3m</w:t>
            </w:r>
          </w:p>
        </w:tc>
        <w:tc>
          <w:tcPr>
            <w:tcW w:w="2160" w:type="dxa"/>
          </w:tcPr>
          <w:p w14:paraId="5E9A32F6" w14:textId="77777777" w:rsidR="009F57AD" w:rsidRDefault="00000000">
            <w:r>
              <w:rPr>
                <w:sz w:val="18"/>
              </w:rPr>
              <w:t>Not Present</w:t>
            </w:r>
          </w:p>
        </w:tc>
        <w:tc>
          <w:tcPr>
            <w:tcW w:w="2160" w:type="dxa"/>
          </w:tcPr>
          <w:p w14:paraId="5CA1ECD2" w14:textId="77777777" w:rsidR="009F57AD" w:rsidRDefault="00000000">
            <w:r>
              <w:rPr>
                <w:sz w:val="18"/>
              </w:rPr>
              <w:t>CV-derived; present when road is 1–3m from path with no protective barrier</w:t>
            </w:r>
          </w:p>
        </w:tc>
      </w:tr>
      <w:tr w:rsidR="009F57AD" w14:paraId="00B66E5E" w14:textId="77777777">
        <w:tc>
          <w:tcPr>
            <w:tcW w:w="2160" w:type="dxa"/>
          </w:tcPr>
          <w:p w14:paraId="685F9D8A" w14:textId="77777777" w:rsidR="009F57AD" w:rsidRDefault="00000000">
            <w:r>
              <w:rPr>
                <w:sz w:val="18"/>
              </w:rPr>
              <w:t>21</w:t>
            </w:r>
          </w:p>
        </w:tc>
        <w:tc>
          <w:tcPr>
            <w:tcW w:w="2160" w:type="dxa"/>
          </w:tcPr>
          <w:p w14:paraId="372B9911" w14:textId="77777777" w:rsidR="009F57AD" w:rsidRDefault="00000000">
            <w:r>
              <w:rPr>
                <w:sz w:val="18"/>
              </w:rPr>
              <w:t>Adjacent Vehicle Parking 1–3m</w:t>
            </w:r>
          </w:p>
        </w:tc>
        <w:tc>
          <w:tcPr>
            <w:tcW w:w="2160" w:type="dxa"/>
          </w:tcPr>
          <w:p w14:paraId="1E9BE42A" w14:textId="77777777" w:rsidR="009F57AD" w:rsidRDefault="00000000">
            <w:r>
              <w:rPr>
                <w:sz w:val="18"/>
              </w:rPr>
              <w:t>Not Present</w:t>
            </w:r>
          </w:p>
        </w:tc>
        <w:tc>
          <w:tcPr>
            <w:tcW w:w="2160" w:type="dxa"/>
          </w:tcPr>
          <w:p w14:paraId="5D8CE191" w14:textId="77777777" w:rsidR="009F57AD" w:rsidRDefault="00000000">
            <w:r>
              <w:rPr>
                <w:sz w:val="18"/>
              </w:rPr>
              <w:t>Most common; GIS-derived from URA car park lot layer</w:t>
            </w:r>
          </w:p>
        </w:tc>
      </w:tr>
      <w:tr w:rsidR="009F57AD" w14:paraId="0DE0AE5A" w14:textId="77777777">
        <w:tc>
          <w:tcPr>
            <w:tcW w:w="2160" w:type="dxa"/>
          </w:tcPr>
          <w:p w14:paraId="71B4B4D5" w14:textId="77777777" w:rsidR="009F57AD" w:rsidRDefault="00000000">
            <w:r>
              <w:rPr>
                <w:sz w:val="18"/>
              </w:rPr>
              <w:t>22</w:t>
            </w:r>
          </w:p>
        </w:tc>
        <w:tc>
          <w:tcPr>
            <w:tcW w:w="2160" w:type="dxa"/>
          </w:tcPr>
          <w:p w14:paraId="3C8A416C" w14:textId="77777777" w:rsidR="009F57AD" w:rsidRDefault="00000000">
            <w:r>
              <w:rPr>
                <w:sz w:val="18"/>
              </w:rPr>
              <w:t>Adjacent Severe Hazard 1–3m</w:t>
            </w:r>
          </w:p>
        </w:tc>
        <w:tc>
          <w:tcPr>
            <w:tcW w:w="2160" w:type="dxa"/>
          </w:tcPr>
          <w:p w14:paraId="1EFC9CC9" w14:textId="77777777" w:rsidR="009F57AD" w:rsidRDefault="00000000">
            <w:r>
              <w:rPr>
                <w:sz w:val="18"/>
              </w:rPr>
              <w:t>Not Present</w:t>
            </w:r>
          </w:p>
        </w:tc>
        <w:tc>
          <w:tcPr>
            <w:tcW w:w="2160" w:type="dxa"/>
          </w:tcPr>
          <w:p w14:paraId="5C17889C" w14:textId="77777777" w:rsidR="009F57AD" w:rsidRDefault="00000000">
            <w:r>
              <w:rPr>
                <w:sz w:val="18"/>
              </w:rPr>
              <w:t>Rare in Singapore; requires manual assessment when severe hazards are 1–3m from path</w:t>
            </w:r>
          </w:p>
        </w:tc>
      </w:tr>
      <w:tr w:rsidR="009F57AD" w14:paraId="031B3144" w14:textId="77777777">
        <w:tc>
          <w:tcPr>
            <w:tcW w:w="2160" w:type="dxa"/>
          </w:tcPr>
          <w:p w14:paraId="7F8D78D3" w14:textId="77777777" w:rsidR="009F57AD" w:rsidRDefault="00000000">
            <w:r>
              <w:rPr>
                <w:sz w:val="18"/>
              </w:rPr>
              <w:t>23</w:t>
            </w:r>
          </w:p>
        </w:tc>
        <w:tc>
          <w:tcPr>
            <w:tcW w:w="2160" w:type="dxa"/>
          </w:tcPr>
          <w:p w14:paraId="71613774" w14:textId="77777777" w:rsidR="009F57AD" w:rsidRDefault="00000000">
            <w:r>
              <w:rPr>
                <w:sz w:val="18"/>
              </w:rPr>
              <w:t>Adjacent Object/Level Change 1–3m</w:t>
            </w:r>
          </w:p>
        </w:tc>
        <w:tc>
          <w:tcPr>
            <w:tcW w:w="2160" w:type="dxa"/>
          </w:tcPr>
          <w:p w14:paraId="39994045" w14:textId="77777777" w:rsidR="009F57AD" w:rsidRDefault="00000000">
            <w:r>
              <w:rPr>
                <w:sz w:val="18"/>
              </w:rPr>
              <w:t>Not Present</w:t>
            </w:r>
          </w:p>
        </w:tc>
        <w:tc>
          <w:tcPr>
            <w:tcW w:w="2160" w:type="dxa"/>
          </w:tcPr>
          <w:p w14:paraId="47437CE5" w14:textId="77777777" w:rsidR="009F57AD" w:rsidRDefault="00000000">
            <w:r>
              <w:rPr>
                <w:sz w:val="18"/>
              </w:rPr>
              <w:t>Co-occurs with adjacent road lane; inferred by CV and logic rules</w:t>
            </w:r>
          </w:p>
        </w:tc>
      </w:tr>
      <w:tr w:rsidR="009F57AD" w14:paraId="2116A40D" w14:textId="77777777">
        <w:tc>
          <w:tcPr>
            <w:tcW w:w="2160" w:type="dxa"/>
          </w:tcPr>
          <w:p w14:paraId="453DA989" w14:textId="77777777" w:rsidR="009F57AD" w:rsidRDefault="00000000">
            <w:r>
              <w:rPr>
                <w:sz w:val="18"/>
              </w:rPr>
              <w:t>24</w:t>
            </w:r>
          </w:p>
        </w:tc>
        <w:tc>
          <w:tcPr>
            <w:tcW w:w="2160" w:type="dxa"/>
          </w:tcPr>
          <w:p w14:paraId="699DD093" w14:textId="77777777" w:rsidR="009F57AD" w:rsidRDefault="00000000">
            <w:r>
              <w:rPr>
                <w:sz w:val="18"/>
              </w:rPr>
              <w:t>Adjacent Sidewalk 1–3m</w:t>
            </w:r>
          </w:p>
        </w:tc>
        <w:tc>
          <w:tcPr>
            <w:tcW w:w="2160" w:type="dxa"/>
          </w:tcPr>
          <w:p w14:paraId="66578625" w14:textId="77777777" w:rsidR="009F57AD" w:rsidRDefault="00000000">
            <w:r>
              <w:rPr>
                <w:sz w:val="18"/>
              </w:rPr>
              <w:t>Not Present</w:t>
            </w:r>
          </w:p>
        </w:tc>
        <w:tc>
          <w:tcPr>
            <w:tcW w:w="2160" w:type="dxa"/>
          </w:tcPr>
          <w:p w14:paraId="46C2251D" w14:textId="77777777" w:rsidR="009F57AD" w:rsidRDefault="00000000">
            <w:r>
              <w:rPr>
                <w:sz w:val="18"/>
              </w:rPr>
              <w:t>Not present by default; CV and logic rules detect when split paths with &gt;1m green verge are present</w:t>
            </w:r>
          </w:p>
        </w:tc>
      </w:tr>
      <w:tr w:rsidR="009F57AD" w14:paraId="72B0E2F7" w14:textId="77777777">
        <w:tc>
          <w:tcPr>
            <w:tcW w:w="2160" w:type="dxa"/>
          </w:tcPr>
          <w:p w14:paraId="7CA04A61" w14:textId="77777777" w:rsidR="009F57AD" w:rsidRDefault="00000000">
            <w:r>
              <w:rPr>
                <w:sz w:val="18"/>
              </w:rPr>
              <w:t>25</w:t>
            </w:r>
          </w:p>
        </w:tc>
        <w:tc>
          <w:tcPr>
            <w:tcW w:w="2160" w:type="dxa"/>
          </w:tcPr>
          <w:p w14:paraId="2C526C44" w14:textId="77777777" w:rsidR="009F57AD" w:rsidRDefault="00000000">
            <w:r>
              <w:rPr>
                <w:sz w:val="18"/>
              </w:rPr>
              <w:t>Grade</w:t>
            </w:r>
          </w:p>
        </w:tc>
        <w:tc>
          <w:tcPr>
            <w:tcW w:w="2160" w:type="dxa"/>
          </w:tcPr>
          <w:p w14:paraId="71103E72" w14:textId="77777777" w:rsidR="009F57AD" w:rsidRDefault="00000000">
            <w:r>
              <w:rPr>
                <w:sz w:val="18"/>
              </w:rPr>
              <w:t>&lt; 5 Degrees</w:t>
            </w:r>
          </w:p>
        </w:tc>
        <w:tc>
          <w:tcPr>
            <w:tcW w:w="2160" w:type="dxa"/>
          </w:tcPr>
          <w:p w14:paraId="1738A223" w14:textId="77777777" w:rsidR="009F57AD" w:rsidRDefault="00000000">
            <w:r>
              <w:rPr>
                <w:sz w:val="18"/>
              </w:rPr>
              <w:t>Most paths in Singapore are flat; GIS-derived from LiDAR 3D point cloud data</w:t>
            </w:r>
          </w:p>
        </w:tc>
      </w:tr>
      <w:tr w:rsidR="009F57AD" w14:paraId="1B530E56" w14:textId="77777777">
        <w:tc>
          <w:tcPr>
            <w:tcW w:w="2160" w:type="dxa"/>
          </w:tcPr>
          <w:p w14:paraId="07001E29" w14:textId="77777777" w:rsidR="009F57AD" w:rsidRDefault="00000000">
            <w:r>
              <w:rPr>
                <w:sz w:val="18"/>
              </w:rPr>
              <w:t>26</w:t>
            </w:r>
          </w:p>
        </w:tc>
        <w:tc>
          <w:tcPr>
            <w:tcW w:w="2160" w:type="dxa"/>
          </w:tcPr>
          <w:p w14:paraId="2A91CB42" w14:textId="77777777" w:rsidR="009F57AD" w:rsidRDefault="00000000">
            <w:r>
              <w:rPr>
                <w:sz w:val="18"/>
              </w:rPr>
              <w:t>Curvature</w:t>
            </w:r>
          </w:p>
        </w:tc>
        <w:tc>
          <w:tcPr>
            <w:tcW w:w="2160" w:type="dxa"/>
          </w:tcPr>
          <w:p w14:paraId="362F7DF1" w14:textId="77777777" w:rsidR="009F57AD" w:rsidRDefault="00000000">
            <w:r>
              <w:rPr>
                <w:sz w:val="18"/>
              </w:rPr>
              <w:t>No Sharp Turn Present</w:t>
            </w:r>
          </w:p>
        </w:tc>
        <w:tc>
          <w:tcPr>
            <w:tcW w:w="2160" w:type="dxa"/>
          </w:tcPr>
          <w:p w14:paraId="56FF4DA8" w14:textId="77777777" w:rsidR="009F57AD" w:rsidRDefault="00000000">
            <w:r>
              <w:rPr>
                <w:sz w:val="18"/>
              </w:rPr>
              <w:t>Most common; GIS-derived using path geometry and curvature radius calculation</w:t>
            </w:r>
          </w:p>
        </w:tc>
      </w:tr>
      <w:tr w:rsidR="009F57AD" w14:paraId="3AC7EB45" w14:textId="77777777">
        <w:tc>
          <w:tcPr>
            <w:tcW w:w="2160" w:type="dxa"/>
          </w:tcPr>
          <w:p w14:paraId="5C59A6B9" w14:textId="77777777" w:rsidR="009F57AD" w:rsidRDefault="00000000">
            <w:r>
              <w:rPr>
                <w:sz w:val="18"/>
              </w:rPr>
              <w:t>27</w:t>
            </w:r>
          </w:p>
        </w:tc>
        <w:tc>
          <w:tcPr>
            <w:tcW w:w="2160" w:type="dxa"/>
          </w:tcPr>
          <w:p w14:paraId="765DEADC" w14:textId="77777777" w:rsidR="009F57AD" w:rsidRDefault="00000000">
            <w:r>
              <w:rPr>
                <w:sz w:val="18"/>
              </w:rPr>
              <w:t>Street Lighting</w:t>
            </w:r>
          </w:p>
        </w:tc>
        <w:tc>
          <w:tcPr>
            <w:tcW w:w="2160" w:type="dxa"/>
          </w:tcPr>
          <w:p w14:paraId="0C07EA18" w14:textId="77777777" w:rsidR="009F57AD" w:rsidRDefault="00000000">
            <w:r>
              <w:rPr>
                <w:sz w:val="18"/>
              </w:rPr>
              <w:t>Present</w:t>
            </w:r>
          </w:p>
        </w:tc>
        <w:tc>
          <w:tcPr>
            <w:tcW w:w="2160" w:type="dxa"/>
          </w:tcPr>
          <w:p w14:paraId="26AC4B0D" w14:textId="77777777" w:rsidR="009F57AD" w:rsidRDefault="00000000">
            <w:r>
              <w:rPr>
                <w:sz w:val="18"/>
              </w:rPr>
              <w:t>Most urban paths in Singapore have adequate street lighting</w:t>
            </w:r>
          </w:p>
        </w:tc>
      </w:tr>
      <w:tr w:rsidR="009F57AD" w14:paraId="38C4A496" w14:textId="77777777">
        <w:tc>
          <w:tcPr>
            <w:tcW w:w="2160" w:type="dxa"/>
          </w:tcPr>
          <w:p w14:paraId="22997CBA" w14:textId="77777777" w:rsidR="009F57AD" w:rsidRDefault="00000000">
            <w:r>
              <w:rPr>
                <w:sz w:val="18"/>
              </w:rPr>
              <w:t>28</w:t>
            </w:r>
          </w:p>
        </w:tc>
        <w:tc>
          <w:tcPr>
            <w:tcW w:w="2160" w:type="dxa"/>
          </w:tcPr>
          <w:p w14:paraId="7552AA0F" w14:textId="77777777" w:rsidR="009F57AD" w:rsidRDefault="00000000">
            <w:r>
              <w:rPr>
                <w:sz w:val="18"/>
              </w:rPr>
              <w:t>Pedestrian Crossing</w:t>
            </w:r>
          </w:p>
        </w:tc>
        <w:tc>
          <w:tcPr>
            <w:tcW w:w="2160" w:type="dxa"/>
          </w:tcPr>
          <w:p w14:paraId="7F52EE04" w14:textId="77777777" w:rsidR="009F57AD" w:rsidRDefault="00000000">
            <w:r>
              <w:rPr>
                <w:sz w:val="18"/>
              </w:rPr>
              <w:t>Not Present</w:t>
            </w:r>
          </w:p>
        </w:tc>
        <w:tc>
          <w:tcPr>
            <w:tcW w:w="2160" w:type="dxa"/>
          </w:tcPr>
          <w:p w14:paraId="2B82174D" w14:textId="77777777" w:rsidR="009F57AD" w:rsidRDefault="00000000">
            <w:r>
              <w:rPr>
                <w:sz w:val="18"/>
              </w:rPr>
              <w:t>Most common; GIS-derived from MRT exit and bus stop layers; manual coding where needed</w:t>
            </w:r>
          </w:p>
        </w:tc>
      </w:tr>
      <w:tr w:rsidR="009F57AD" w14:paraId="5B784C34" w14:textId="77777777">
        <w:tc>
          <w:tcPr>
            <w:tcW w:w="2160" w:type="dxa"/>
          </w:tcPr>
          <w:p w14:paraId="6AEAF07F" w14:textId="77777777" w:rsidR="009F57AD" w:rsidRDefault="00000000">
            <w:r>
              <w:rPr>
                <w:sz w:val="18"/>
              </w:rPr>
              <w:t>29</w:t>
            </w:r>
          </w:p>
        </w:tc>
        <w:tc>
          <w:tcPr>
            <w:tcW w:w="2160" w:type="dxa"/>
          </w:tcPr>
          <w:p w14:paraId="52192874" w14:textId="77777777" w:rsidR="009F57AD" w:rsidRDefault="00000000">
            <w:r>
              <w:rPr>
                <w:sz w:val="18"/>
              </w:rPr>
              <w:t>Intersecting Bicycle Facility</w:t>
            </w:r>
          </w:p>
        </w:tc>
        <w:tc>
          <w:tcPr>
            <w:tcW w:w="2160" w:type="dxa"/>
          </w:tcPr>
          <w:p w14:paraId="2A31CEC5" w14:textId="77777777" w:rsidR="009F57AD" w:rsidRDefault="00000000">
            <w:r>
              <w:rPr>
                <w:sz w:val="18"/>
              </w:rPr>
              <w:t>Not Present</w:t>
            </w:r>
          </w:p>
        </w:tc>
        <w:tc>
          <w:tcPr>
            <w:tcW w:w="2160" w:type="dxa"/>
          </w:tcPr>
          <w:p w14:paraId="53D6333B" w14:textId="77777777" w:rsidR="009F57AD" w:rsidRDefault="00000000">
            <w:r>
              <w:rPr>
                <w:sz w:val="18"/>
              </w:rPr>
              <w:t>Most common; GIS-derived using pedestrian crossing layer within 5m radius</w:t>
            </w:r>
          </w:p>
        </w:tc>
      </w:tr>
      <w:tr w:rsidR="009F57AD" w14:paraId="14D0FAED" w14:textId="77777777">
        <w:tc>
          <w:tcPr>
            <w:tcW w:w="2160" w:type="dxa"/>
          </w:tcPr>
          <w:p w14:paraId="311044B4" w14:textId="77777777" w:rsidR="009F57AD" w:rsidRDefault="00000000">
            <w:r>
              <w:rPr>
                <w:sz w:val="18"/>
              </w:rPr>
              <w:t>30</w:t>
            </w:r>
          </w:p>
        </w:tc>
        <w:tc>
          <w:tcPr>
            <w:tcW w:w="2160" w:type="dxa"/>
          </w:tcPr>
          <w:p w14:paraId="582870C0" w14:textId="77777777" w:rsidR="009F57AD" w:rsidRDefault="00000000">
            <w:r>
              <w:rPr>
                <w:sz w:val="18"/>
              </w:rPr>
              <w:t>Intersection Approach</w:t>
            </w:r>
          </w:p>
        </w:tc>
        <w:tc>
          <w:tcPr>
            <w:tcW w:w="2160" w:type="dxa"/>
          </w:tcPr>
          <w:p w14:paraId="227A5AE8" w14:textId="77777777" w:rsidR="009F57AD" w:rsidRDefault="00000000">
            <w:r>
              <w:rPr>
                <w:sz w:val="18"/>
              </w:rPr>
              <w:t>Separate/NA</w:t>
            </w:r>
          </w:p>
        </w:tc>
        <w:tc>
          <w:tcPr>
            <w:tcW w:w="2160" w:type="dxa"/>
          </w:tcPr>
          <w:p w14:paraId="4AFE3200" w14:textId="77777777" w:rsidR="009F57AD" w:rsidRDefault="00000000">
            <w:r>
              <w:rPr>
                <w:sz w:val="18"/>
              </w:rPr>
              <w:t>Most off-road cycling paths remain separate from traffic at intersections</w:t>
            </w:r>
          </w:p>
        </w:tc>
      </w:tr>
      <w:tr w:rsidR="009F57AD" w14:paraId="2D474D2F" w14:textId="77777777">
        <w:tc>
          <w:tcPr>
            <w:tcW w:w="2160" w:type="dxa"/>
          </w:tcPr>
          <w:p w14:paraId="3037102B" w14:textId="77777777" w:rsidR="009F57AD" w:rsidRDefault="00000000">
            <w:r>
              <w:rPr>
                <w:sz w:val="18"/>
              </w:rPr>
              <w:t>31</w:t>
            </w:r>
          </w:p>
        </w:tc>
        <w:tc>
          <w:tcPr>
            <w:tcW w:w="2160" w:type="dxa"/>
          </w:tcPr>
          <w:p w14:paraId="4B7412B1" w14:textId="77777777" w:rsidR="009F57AD" w:rsidRDefault="00000000">
            <w:r>
              <w:rPr>
                <w:sz w:val="18"/>
              </w:rPr>
              <w:t>Intersection or Road Crossing</w:t>
            </w:r>
          </w:p>
        </w:tc>
        <w:tc>
          <w:tcPr>
            <w:tcW w:w="2160" w:type="dxa"/>
          </w:tcPr>
          <w:p w14:paraId="3EFDFEAC" w14:textId="77777777" w:rsidR="009F57AD" w:rsidRDefault="00000000">
            <w:r>
              <w:rPr>
                <w:sz w:val="18"/>
              </w:rPr>
              <w:t>Not Present</w:t>
            </w:r>
          </w:p>
        </w:tc>
        <w:tc>
          <w:tcPr>
            <w:tcW w:w="2160" w:type="dxa"/>
          </w:tcPr>
          <w:p w14:paraId="311FD551" w14:textId="77777777" w:rsidR="009F57AD" w:rsidRDefault="00000000">
            <w:r>
              <w:rPr>
                <w:sz w:val="18"/>
              </w:rPr>
              <w:t>Most common; overridden by CV when crossings are detected</w:t>
            </w:r>
          </w:p>
        </w:tc>
      </w:tr>
      <w:tr w:rsidR="009F57AD" w14:paraId="0CCC935E" w14:textId="77777777">
        <w:tc>
          <w:tcPr>
            <w:tcW w:w="2160" w:type="dxa"/>
          </w:tcPr>
          <w:p w14:paraId="2368C5DD" w14:textId="77777777" w:rsidR="009F57AD" w:rsidRDefault="00000000">
            <w:r>
              <w:rPr>
                <w:sz w:val="18"/>
              </w:rPr>
              <w:t>32</w:t>
            </w:r>
          </w:p>
        </w:tc>
        <w:tc>
          <w:tcPr>
            <w:tcW w:w="2160" w:type="dxa"/>
          </w:tcPr>
          <w:p w14:paraId="057B7532" w14:textId="77777777" w:rsidR="009F57AD" w:rsidRDefault="00000000">
            <w:r>
              <w:rPr>
                <w:sz w:val="18"/>
              </w:rPr>
              <w:t>Crossing Facility</w:t>
            </w:r>
          </w:p>
        </w:tc>
        <w:tc>
          <w:tcPr>
            <w:tcW w:w="2160" w:type="dxa"/>
          </w:tcPr>
          <w:p w14:paraId="6C4BC4B2" w14:textId="77777777" w:rsidR="009F57AD" w:rsidRDefault="00000000">
            <w:r>
              <w:rPr>
                <w:sz w:val="18"/>
              </w:rPr>
              <w:t>Not Present</w:t>
            </w:r>
          </w:p>
        </w:tc>
        <w:tc>
          <w:tcPr>
            <w:tcW w:w="2160" w:type="dxa"/>
          </w:tcPr>
          <w:p w14:paraId="31C5D015" w14:textId="766E1FBE" w:rsidR="009F57AD" w:rsidRDefault="00000000">
            <w:r>
              <w:rPr>
                <w:sz w:val="18"/>
              </w:rPr>
              <w:t>Most common; overridden by CV when zebra crossings</w:t>
            </w:r>
            <w:ins w:id="79" w:author="Puay Ping KOH (LTA)" w:date="2026-06-23T17:35:00Z" w16du:dateUtc="2026-06-23T09:35:00Z">
              <w:r w:rsidR="00F54BEF">
                <w:rPr>
                  <w:sz w:val="18"/>
                </w:rPr>
                <w:t>, signalized crossings</w:t>
              </w:r>
            </w:ins>
            <w:r>
              <w:rPr>
                <w:sz w:val="18"/>
              </w:rPr>
              <w:t xml:space="preserve"> or bicycle crossings are detected</w:t>
            </w:r>
          </w:p>
        </w:tc>
      </w:tr>
      <w:tr w:rsidR="009F57AD" w14:paraId="206E7E4F" w14:textId="77777777">
        <w:tc>
          <w:tcPr>
            <w:tcW w:w="2160" w:type="dxa"/>
          </w:tcPr>
          <w:p w14:paraId="1F3E398B" w14:textId="77777777" w:rsidR="009F57AD" w:rsidRDefault="00000000">
            <w:r>
              <w:rPr>
                <w:sz w:val="18"/>
              </w:rPr>
              <w:t>33</w:t>
            </w:r>
          </w:p>
        </w:tc>
        <w:tc>
          <w:tcPr>
            <w:tcW w:w="2160" w:type="dxa"/>
          </w:tcPr>
          <w:p w14:paraId="31324C69" w14:textId="77777777" w:rsidR="009F57AD" w:rsidRDefault="00000000">
            <w:r>
              <w:rPr>
                <w:sz w:val="18"/>
              </w:rPr>
              <w:t>Number of Lanes – Adjacent Road</w:t>
            </w:r>
          </w:p>
        </w:tc>
        <w:tc>
          <w:tcPr>
            <w:tcW w:w="2160" w:type="dxa"/>
          </w:tcPr>
          <w:p w14:paraId="71AA137C" w14:textId="77777777" w:rsidR="009F57AD" w:rsidRDefault="00000000">
            <w:r>
              <w:rPr>
                <w:sz w:val="18"/>
              </w:rPr>
              <w:t>&gt; 1 per Direction</w:t>
            </w:r>
          </w:p>
        </w:tc>
        <w:tc>
          <w:tcPr>
            <w:tcW w:w="2160" w:type="dxa"/>
          </w:tcPr>
          <w:p w14:paraId="24BA76DB" w14:textId="77777777" w:rsidR="009F57AD" w:rsidRDefault="00000000">
            <w:r>
              <w:rPr>
                <w:sz w:val="18"/>
              </w:rPr>
              <w:t>Most common; GIS-derived from LiDAR kerbline layer</w:t>
            </w:r>
          </w:p>
        </w:tc>
      </w:tr>
      <w:tr w:rsidR="009F57AD" w14:paraId="7ECD625A" w14:textId="77777777">
        <w:tc>
          <w:tcPr>
            <w:tcW w:w="2160" w:type="dxa"/>
          </w:tcPr>
          <w:p w14:paraId="49F072DE" w14:textId="77777777" w:rsidR="009F57AD" w:rsidRDefault="00000000">
            <w:r>
              <w:rPr>
                <w:sz w:val="18"/>
              </w:rPr>
              <w:t>34</w:t>
            </w:r>
          </w:p>
        </w:tc>
        <w:tc>
          <w:tcPr>
            <w:tcW w:w="2160" w:type="dxa"/>
          </w:tcPr>
          <w:p w14:paraId="28738425" w14:textId="77777777" w:rsidR="009F57AD" w:rsidRDefault="00000000">
            <w:r>
              <w:rPr>
                <w:sz w:val="18"/>
              </w:rPr>
              <w:t>Number of Lanes – Intersecting Road</w:t>
            </w:r>
          </w:p>
        </w:tc>
        <w:tc>
          <w:tcPr>
            <w:tcW w:w="2160" w:type="dxa"/>
          </w:tcPr>
          <w:p w14:paraId="72A13C95" w14:textId="77777777" w:rsidR="009F57AD" w:rsidRDefault="00000000">
            <w:r>
              <w:rPr>
                <w:sz w:val="18"/>
              </w:rPr>
              <w:t>1 per Direction/NA</w:t>
            </w:r>
          </w:p>
        </w:tc>
        <w:tc>
          <w:tcPr>
            <w:tcW w:w="2160" w:type="dxa"/>
          </w:tcPr>
          <w:p w14:paraId="2E9E025C" w14:textId="28E34E1B" w:rsidR="009F57AD" w:rsidRDefault="00000000">
            <w:r>
              <w:rPr>
                <w:sz w:val="18"/>
              </w:rPr>
              <w:t xml:space="preserve">Default </w:t>
            </w:r>
            <w:ins w:id="80" w:author="Puay Ping KOH (LTA)" w:date="2026-06-23T17:36:00Z" w16du:dateUtc="2026-06-23T09:36:00Z">
              <w:r w:rsidR="00F54BEF">
                <w:rPr>
                  <w:sz w:val="18"/>
                </w:rPr>
                <w:t xml:space="preserve">NA </w:t>
              </w:r>
            </w:ins>
            <w:r>
              <w:rPr>
                <w:sz w:val="18"/>
              </w:rPr>
              <w:t>when no intersection is present; GIS-derived from LiDAR kerbline layer when intersection exists</w:t>
            </w:r>
          </w:p>
        </w:tc>
      </w:tr>
      <w:tr w:rsidR="009F57AD" w14:paraId="3A44E613" w14:textId="77777777">
        <w:tc>
          <w:tcPr>
            <w:tcW w:w="2160" w:type="dxa"/>
          </w:tcPr>
          <w:p w14:paraId="28431C38" w14:textId="77777777" w:rsidR="009F57AD" w:rsidRDefault="00000000">
            <w:r>
              <w:rPr>
                <w:sz w:val="18"/>
              </w:rPr>
              <w:t>35</w:t>
            </w:r>
          </w:p>
        </w:tc>
        <w:tc>
          <w:tcPr>
            <w:tcW w:w="2160" w:type="dxa"/>
          </w:tcPr>
          <w:p w14:paraId="319E5E32" w14:textId="77777777" w:rsidR="009F57AD" w:rsidRDefault="00000000">
            <w:r>
              <w:rPr>
                <w:sz w:val="18"/>
              </w:rPr>
              <w:t>Property Access</w:t>
            </w:r>
          </w:p>
        </w:tc>
        <w:tc>
          <w:tcPr>
            <w:tcW w:w="2160" w:type="dxa"/>
          </w:tcPr>
          <w:p w14:paraId="23907371" w14:textId="77777777" w:rsidR="009F57AD" w:rsidRDefault="00000000">
            <w:r>
              <w:rPr>
                <w:sz w:val="18"/>
              </w:rPr>
              <w:t>Not Present</w:t>
            </w:r>
          </w:p>
        </w:tc>
        <w:tc>
          <w:tcPr>
            <w:tcW w:w="2160" w:type="dxa"/>
          </w:tcPr>
          <w:p w14:paraId="77A97044" w14:textId="77777777" w:rsidR="009F57AD" w:rsidRDefault="00000000">
            <w:r>
              <w:rPr>
                <w:sz w:val="18"/>
              </w:rPr>
              <w:t>Most common; CV and GIS auto-coding pending</w:t>
            </w:r>
          </w:p>
        </w:tc>
      </w:tr>
      <w:tr w:rsidR="009F57AD" w14:paraId="2FB55B72" w14:textId="77777777">
        <w:tc>
          <w:tcPr>
            <w:tcW w:w="2160" w:type="dxa"/>
          </w:tcPr>
          <w:p w14:paraId="003B4D09" w14:textId="77777777" w:rsidR="009F57AD" w:rsidRDefault="00000000">
            <w:r>
              <w:rPr>
                <w:sz w:val="18"/>
              </w:rPr>
              <w:t>36</w:t>
            </w:r>
          </w:p>
        </w:tc>
        <w:tc>
          <w:tcPr>
            <w:tcW w:w="2160" w:type="dxa"/>
          </w:tcPr>
          <w:p w14:paraId="7E06F57B" w14:textId="77777777" w:rsidR="009F57AD" w:rsidRDefault="00000000">
            <w:r>
              <w:rPr>
                <w:sz w:val="18"/>
              </w:rPr>
              <w:t>Peak Pedestrian Flow</w:t>
            </w:r>
          </w:p>
        </w:tc>
        <w:tc>
          <w:tcPr>
            <w:tcW w:w="2160" w:type="dxa"/>
          </w:tcPr>
          <w:p w14:paraId="6C047E1F" w14:textId="77777777" w:rsidR="009F57AD" w:rsidRDefault="00000000">
            <w:r>
              <w:rPr>
                <w:sz w:val="18"/>
              </w:rPr>
              <w:t>None</w:t>
            </w:r>
          </w:p>
        </w:tc>
        <w:tc>
          <w:tcPr>
            <w:tcW w:w="2160" w:type="dxa"/>
          </w:tcPr>
          <w:p w14:paraId="03675F08" w14:textId="77777777" w:rsidR="009F57AD" w:rsidRDefault="00000000">
            <w:r>
              <w:rPr>
                <w:sz w:val="18"/>
              </w:rPr>
              <w:t>GIS-derived from MRT exit, bus stop, and AMG sensor count layers; default when no count data available</w:t>
            </w:r>
          </w:p>
        </w:tc>
      </w:tr>
      <w:tr w:rsidR="009F57AD" w14:paraId="2A01E023" w14:textId="77777777">
        <w:tc>
          <w:tcPr>
            <w:tcW w:w="2160" w:type="dxa"/>
          </w:tcPr>
          <w:p w14:paraId="5B81FE54" w14:textId="77777777" w:rsidR="009F57AD" w:rsidRDefault="00000000">
            <w:r>
              <w:rPr>
                <w:sz w:val="18"/>
              </w:rPr>
              <w:t>37</w:t>
            </w:r>
          </w:p>
        </w:tc>
        <w:tc>
          <w:tcPr>
            <w:tcW w:w="2160" w:type="dxa"/>
          </w:tcPr>
          <w:p w14:paraId="2506B528" w14:textId="77777777" w:rsidR="009F57AD" w:rsidRDefault="00000000">
            <w:r>
              <w:rPr>
                <w:sz w:val="18"/>
              </w:rPr>
              <w:t>Peak Bicycle/LV Traffic Flow</w:t>
            </w:r>
          </w:p>
        </w:tc>
        <w:tc>
          <w:tcPr>
            <w:tcW w:w="2160" w:type="dxa"/>
          </w:tcPr>
          <w:p w14:paraId="0D6094CE" w14:textId="77777777" w:rsidR="009F57AD" w:rsidRDefault="00000000">
            <w:r>
              <w:rPr>
                <w:sz w:val="18"/>
              </w:rPr>
              <w:t>Low</w:t>
            </w:r>
          </w:p>
        </w:tc>
        <w:tc>
          <w:tcPr>
            <w:tcW w:w="2160" w:type="dxa"/>
          </w:tcPr>
          <w:p w14:paraId="4D394B12" w14:textId="77777777" w:rsidR="009F57AD" w:rsidRDefault="00000000">
            <w:r>
              <w:rPr>
                <w:sz w:val="18"/>
              </w:rPr>
              <w:t xml:space="preserve">GIS-derived from AMG 24/7 sensor count data; default </w:t>
            </w:r>
            <w:r>
              <w:rPr>
                <w:sz w:val="18"/>
              </w:rPr>
              <w:lastRenderedPageBreak/>
              <w:t>when no count data available</w:t>
            </w:r>
          </w:p>
        </w:tc>
      </w:tr>
      <w:tr w:rsidR="009F57AD" w14:paraId="45F4DEE4" w14:textId="77777777">
        <w:tc>
          <w:tcPr>
            <w:tcW w:w="2160" w:type="dxa"/>
          </w:tcPr>
          <w:p w14:paraId="25005617" w14:textId="77777777" w:rsidR="009F57AD" w:rsidRDefault="00000000">
            <w:r>
              <w:rPr>
                <w:sz w:val="18"/>
              </w:rPr>
              <w:lastRenderedPageBreak/>
              <w:t>38</w:t>
            </w:r>
          </w:p>
        </w:tc>
        <w:tc>
          <w:tcPr>
            <w:tcW w:w="2160" w:type="dxa"/>
          </w:tcPr>
          <w:p w14:paraId="18F36CC0" w14:textId="77777777" w:rsidR="009F57AD" w:rsidRDefault="00000000">
            <w:r>
              <w:rPr>
                <w:sz w:val="18"/>
              </w:rPr>
              <w:t>Observed Proportion of Cargo Bikes</w:t>
            </w:r>
          </w:p>
        </w:tc>
        <w:tc>
          <w:tcPr>
            <w:tcW w:w="2160" w:type="dxa"/>
          </w:tcPr>
          <w:p w14:paraId="4D9FC4A9" w14:textId="77777777" w:rsidR="009F57AD" w:rsidRDefault="00000000">
            <w:r>
              <w:rPr>
                <w:sz w:val="18"/>
              </w:rPr>
              <w:t>Low</w:t>
            </w:r>
          </w:p>
        </w:tc>
        <w:tc>
          <w:tcPr>
            <w:tcW w:w="2160" w:type="dxa"/>
          </w:tcPr>
          <w:p w14:paraId="0548691B" w14:textId="77777777" w:rsidR="009F57AD" w:rsidRDefault="00000000">
            <w:r>
              <w:rPr>
                <w:sz w:val="18"/>
              </w:rPr>
              <w:t>Most common; ePMD and PAB in Singapore are under 20kg, classifying them as low cargo proportion</w:t>
            </w:r>
          </w:p>
        </w:tc>
      </w:tr>
      <w:tr w:rsidR="009F57AD" w14:paraId="4E941753" w14:textId="77777777">
        <w:tc>
          <w:tcPr>
            <w:tcW w:w="2160" w:type="dxa"/>
          </w:tcPr>
          <w:p w14:paraId="5E179F80" w14:textId="77777777" w:rsidR="009F57AD" w:rsidRDefault="00000000">
            <w:r>
              <w:rPr>
                <w:sz w:val="18"/>
              </w:rPr>
              <w:t>39</w:t>
            </w:r>
          </w:p>
        </w:tc>
        <w:tc>
          <w:tcPr>
            <w:tcW w:w="2160" w:type="dxa"/>
          </w:tcPr>
          <w:p w14:paraId="4B4EE710" w14:textId="77777777" w:rsidR="009F57AD" w:rsidRDefault="00000000">
            <w:r>
              <w:rPr>
                <w:sz w:val="18"/>
              </w:rPr>
              <w:t>Bicycle/LV Speed – Average</w:t>
            </w:r>
          </w:p>
        </w:tc>
        <w:tc>
          <w:tcPr>
            <w:tcW w:w="2160" w:type="dxa"/>
          </w:tcPr>
          <w:p w14:paraId="2D032A6E" w14:textId="77777777" w:rsidR="009F57AD" w:rsidRDefault="00000000">
            <w:r>
              <w:rPr>
                <w:sz w:val="18"/>
              </w:rPr>
              <w:t>&lt; 20 km/h</w:t>
            </w:r>
          </w:p>
        </w:tc>
        <w:tc>
          <w:tcPr>
            <w:tcW w:w="2160" w:type="dxa"/>
          </w:tcPr>
          <w:p w14:paraId="6D7F7ABA" w14:textId="0793D742" w:rsidR="009F57AD" w:rsidRDefault="00000000">
            <w:r>
              <w:rPr>
                <w:sz w:val="18"/>
              </w:rPr>
              <w:t>Most common cycling speed on Singapore shared paths and CPNs</w:t>
            </w:r>
            <w:ins w:id="81" w:author="Puay Ping KOH (LTA)" w:date="2026-06-23T17:37:00Z" w16du:dateUtc="2026-06-23T09:37:00Z">
              <w:r w:rsidR="00F54BEF">
                <w:rPr>
                  <w:sz w:val="18"/>
                </w:rPr>
                <w:t>; Pending future AM device speed data</w:t>
              </w:r>
            </w:ins>
          </w:p>
        </w:tc>
      </w:tr>
      <w:tr w:rsidR="009F57AD" w14:paraId="43EEDE13" w14:textId="77777777">
        <w:tc>
          <w:tcPr>
            <w:tcW w:w="2160" w:type="dxa"/>
          </w:tcPr>
          <w:p w14:paraId="224F9868" w14:textId="77777777" w:rsidR="009F57AD" w:rsidRDefault="00000000">
            <w:r>
              <w:rPr>
                <w:sz w:val="18"/>
              </w:rPr>
              <w:t>40</w:t>
            </w:r>
          </w:p>
        </w:tc>
        <w:tc>
          <w:tcPr>
            <w:tcW w:w="2160" w:type="dxa"/>
          </w:tcPr>
          <w:p w14:paraId="62968BAC" w14:textId="77777777" w:rsidR="009F57AD" w:rsidRDefault="00000000">
            <w:r>
              <w:rPr>
                <w:sz w:val="18"/>
              </w:rPr>
              <w:t>Bicycle/LV Speed Differential</w:t>
            </w:r>
          </w:p>
        </w:tc>
        <w:tc>
          <w:tcPr>
            <w:tcW w:w="2160" w:type="dxa"/>
          </w:tcPr>
          <w:p w14:paraId="447920AC" w14:textId="77777777" w:rsidR="009F57AD" w:rsidRDefault="00000000">
            <w:r>
              <w:rPr>
                <w:sz w:val="18"/>
              </w:rPr>
              <w:t>&lt; 10 km/h</w:t>
            </w:r>
          </w:p>
        </w:tc>
        <w:tc>
          <w:tcPr>
            <w:tcW w:w="2160" w:type="dxa"/>
          </w:tcPr>
          <w:p w14:paraId="75E7427E" w14:textId="77777777" w:rsidR="009F57AD" w:rsidRDefault="00000000">
            <w:r>
              <w:rPr>
                <w:sz w:val="18"/>
              </w:rPr>
              <w:t>Most common; low speed variation typical on Singapore shared paths</w:t>
            </w:r>
          </w:p>
        </w:tc>
      </w:tr>
      <w:tr w:rsidR="009F57AD" w14:paraId="1AC55C34" w14:textId="77777777">
        <w:tc>
          <w:tcPr>
            <w:tcW w:w="2160" w:type="dxa"/>
          </w:tcPr>
          <w:p w14:paraId="3DCA53F2" w14:textId="77777777" w:rsidR="009F57AD" w:rsidRDefault="00000000">
            <w:r>
              <w:rPr>
                <w:sz w:val="18"/>
              </w:rPr>
              <w:t>41</w:t>
            </w:r>
          </w:p>
        </w:tc>
        <w:tc>
          <w:tcPr>
            <w:tcW w:w="2160" w:type="dxa"/>
          </w:tcPr>
          <w:p w14:paraId="16034AFA" w14:textId="77777777" w:rsidR="009F57AD" w:rsidRDefault="00000000">
            <w:r>
              <w:rPr>
                <w:sz w:val="18"/>
              </w:rPr>
              <w:t>Road AADT</w:t>
            </w:r>
          </w:p>
        </w:tc>
        <w:tc>
          <w:tcPr>
            <w:tcW w:w="2160" w:type="dxa"/>
          </w:tcPr>
          <w:p w14:paraId="1760070E" w14:textId="77777777" w:rsidR="009F57AD" w:rsidRDefault="00000000">
            <w:r>
              <w:rPr>
                <w:sz w:val="18"/>
              </w:rPr>
              <w:t>6000</w:t>
            </w:r>
          </w:p>
        </w:tc>
        <w:tc>
          <w:tcPr>
            <w:tcW w:w="2160" w:type="dxa"/>
          </w:tcPr>
          <w:p w14:paraId="59FB5A55" w14:textId="77777777" w:rsidR="009F57AD" w:rsidRDefault="00000000">
            <w:r>
              <w:rPr>
                <w:sz w:val="18"/>
              </w:rPr>
              <w:t>Must be coded manually; no GIS auto-code path; ERP2 data integration pending</w:t>
            </w:r>
          </w:p>
        </w:tc>
      </w:tr>
      <w:tr w:rsidR="009F57AD" w14:paraId="34535B06" w14:textId="77777777">
        <w:tc>
          <w:tcPr>
            <w:tcW w:w="2160" w:type="dxa"/>
          </w:tcPr>
          <w:p w14:paraId="206EEAE5" w14:textId="77777777" w:rsidR="009F57AD" w:rsidRDefault="00000000">
            <w:r>
              <w:rPr>
                <w:sz w:val="18"/>
              </w:rPr>
              <w:t>42</w:t>
            </w:r>
          </w:p>
        </w:tc>
        <w:tc>
          <w:tcPr>
            <w:tcW w:w="2160" w:type="dxa"/>
          </w:tcPr>
          <w:p w14:paraId="5A3608EA" w14:textId="77777777" w:rsidR="009F57AD" w:rsidRDefault="00000000">
            <w:r>
              <w:rPr>
                <w:sz w:val="18"/>
              </w:rPr>
              <w:t>Heavy Vehicle Flow</w:t>
            </w:r>
          </w:p>
        </w:tc>
        <w:tc>
          <w:tcPr>
            <w:tcW w:w="2160" w:type="dxa"/>
          </w:tcPr>
          <w:p w14:paraId="6600DBE9" w14:textId="77777777" w:rsidR="009F57AD" w:rsidRDefault="00000000">
            <w:r>
              <w:rPr>
                <w:sz w:val="18"/>
              </w:rPr>
              <w:t>Low</w:t>
            </w:r>
          </w:p>
        </w:tc>
        <w:tc>
          <w:tcPr>
            <w:tcW w:w="2160" w:type="dxa"/>
          </w:tcPr>
          <w:p w14:paraId="4A0170DB" w14:textId="6A90028D" w:rsidR="009F57AD" w:rsidRDefault="00000000">
            <w:r>
              <w:rPr>
                <w:sz w:val="18"/>
              </w:rPr>
              <w:t>Most paths are away from heavy traffic; GIS-derived from bus lane marking layer (</w:t>
            </w:r>
            <w:del w:id="82" w:author="Puay Ping KOH (LTA)" w:date="2026-06-23T17:37:00Z" w16du:dateUtc="2026-06-23T09:37:00Z">
              <w:r w:rsidDel="00BA1DB1">
                <w:rPr>
                  <w:sz w:val="18"/>
                </w:rPr>
                <w:delText>GDM</w:delText>
              </w:r>
            </w:del>
            <w:ins w:id="83" w:author="Puay Ping KOH (LTA)" w:date="2026-06-23T17:37:00Z" w16du:dateUtc="2026-06-23T09:37:00Z">
              <w:r w:rsidR="00BA1DB1">
                <w:rPr>
                  <w:sz w:val="18"/>
                </w:rPr>
                <w:t>Geospace</w:t>
              </w:r>
            </w:ins>
            <w:r>
              <w:rPr>
                <w:sz w:val="18"/>
              </w:rPr>
              <w:t>)</w:t>
            </w:r>
          </w:p>
        </w:tc>
      </w:tr>
      <w:tr w:rsidR="009F57AD" w14:paraId="20FE0BC6" w14:textId="77777777">
        <w:tc>
          <w:tcPr>
            <w:tcW w:w="2160" w:type="dxa"/>
          </w:tcPr>
          <w:p w14:paraId="7CD7CA5F" w14:textId="77777777" w:rsidR="009F57AD" w:rsidRDefault="00000000">
            <w:r>
              <w:rPr>
                <w:sz w:val="18"/>
              </w:rPr>
              <w:t>43</w:t>
            </w:r>
          </w:p>
        </w:tc>
        <w:tc>
          <w:tcPr>
            <w:tcW w:w="2160" w:type="dxa"/>
          </w:tcPr>
          <w:p w14:paraId="7D7B8C81" w14:textId="77777777" w:rsidR="009F57AD" w:rsidRDefault="00000000">
            <w:r>
              <w:rPr>
                <w:sz w:val="18"/>
              </w:rPr>
              <w:t>Road Speed Limit</w:t>
            </w:r>
          </w:p>
        </w:tc>
        <w:tc>
          <w:tcPr>
            <w:tcW w:w="2160" w:type="dxa"/>
          </w:tcPr>
          <w:p w14:paraId="07CA2395" w14:textId="77777777" w:rsidR="009F57AD" w:rsidRDefault="00000000">
            <w:r>
              <w:rPr>
                <w:sz w:val="18"/>
              </w:rPr>
              <w:t>10 km/h</w:t>
            </w:r>
          </w:p>
        </w:tc>
        <w:tc>
          <w:tcPr>
            <w:tcW w:w="2160" w:type="dxa"/>
          </w:tcPr>
          <w:p w14:paraId="70C3C233" w14:textId="26257173" w:rsidR="009F57AD" w:rsidRDefault="00000000">
            <w:r>
              <w:rPr>
                <w:sz w:val="18"/>
              </w:rPr>
              <w:t xml:space="preserve">GIS-derived from </w:t>
            </w:r>
            <w:del w:id="84" w:author="Puay Ping KOH (LTA)" w:date="2026-06-23T17:37:00Z" w16du:dateUtc="2026-06-23T09:37:00Z">
              <w:r w:rsidDel="00BA1DB1">
                <w:rPr>
                  <w:sz w:val="18"/>
                </w:rPr>
                <w:delText xml:space="preserve">GDM </w:delText>
              </w:r>
            </w:del>
            <w:ins w:id="85" w:author="Puay Ping KOH (LTA)" w:date="2026-06-23T17:37:00Z" w16du:dateUtc="2026-06-23T09:37:00Z">
              <w:r w:rsidR="00BA1DB1">
                <w:rPr>
                  <w:sz w:val="18"/>
                </w:rPr>
                <w:t xml:space="preserve">Geospace </w:t>
              </w:r>
            </w:ins>
            <w:r>
              <w:rPr>
                <w:sz w:val="18"/>
              </w:rPr>
              <w:t>speed limit layer; used for analysis only and does not affect risk scores</w:t>
            </w:r>
          </w:p>
        </w:tc>
      </w:tr>
      <w:tr w:rsidR="009F57AD" w14:paraId="657E2B67" w14:textId="77777777">
        <w:tc>
          <w:tcPr>
            <w:tcW w:w="2160" w:type="dxa"/>
          </w:tcPr>
          <w:p w14:paraId="4D167E79" w14:textId="77777777" w:rsidR="009F57AD" w:rsidRDefault="00000000">
            <w:r>
              <w:rPr>
                <w:sz w:val="18"/>
              </w:rPr>
              <w:t>44</w:t>
            </w:r>
          </w:p>
        </w:tc>
        <w:tc>
          <w:tcPr>
            <w:tcW w:w="2160" w:type="dxa"/>
          </w:tcPr>
          <w:p w14:paraId="72FED619" w14:textId="77777777" w:rsidR="009F57AD" w:rsidRDefault="00000000">
            <w:r>
              <w:rPr>
                <w:sz w:val="18"/>
              </w:rPr>
              <w:t>Road Operating Speed (mean)</w:t>
            </w:r>
          </w:p>
        </w:tc>
        <w:tc>
          <w:tcPr>
            <w:tcW w:w="2160" w:type="dxa"/>
          </w:tcPr>
          <w:p w14:paraId="35687DBC" w14:textId="77777777" w:rsidR="009F57AD" w:rsidRDefault="00000000">
            <w:r>
              <w:rPr>
                <w:sz w:val="18"/>
              </w:rPr>
              <w:t>30</w:t>
            </w:r>
          </w:p>
        </w:tc>
        <w:tc>
          <w:tcPr>
            <w:tcW w:w="2160" w:type="dxa"/>
          </w:tcPr>
          <w:p w14:paraId="04AC6A7F" w14:textId="77777777" w:rsidR="009F57AD" w:rsidRDefault="00000000">
            <w:r>
              <w:rPr>
                <w:sz w:val="18"/>
              </w:rPr>
              <w:t>GIS-derived from LinkID layer and ERP2 speed data; required when adjacent road or road crossing is present</w:t>
            </w:r>
          </w:p>
        </w:tc>
      </w:tr>
    </w:tbl>
    <w:p w14:paraId="34540122" w14:textId="77777777" w:rsidR="009F57AD" w:rsidRDefault="009F57AD"/>
    <w:p w14:paraId="15BC52B7" w14:textId="77777777" w:rsidR="009F57AD" w:rsidRDefault="00000000">
      <w:pPr>
        <w:pStyle w:val="Heading3"/>
        <w:spacing w:before="160"/>
      </w:pPr>
      <w:r>
        <w:t>2.4 Auto-Code Options</w:t>
      </w:r>
    </w:p>
    <w:p w14:paraId="74BDF664" w14:textId="77777777" w:rsidR="009F57AD" w:rsidRDefault="00000000">
      <w:r>
        <w:t>PSAT supports five auto-code methods that can be run individually or in combination:</w:t>
      </w:r>
    </w:p>
    <w:p w14:paraId="36A25835" w14:textId="77777777" w:rsidR="009F57AD" w:rsidRDefault="00000000">
      <w:pPr>
        <w:pStyle w:val="ListBullet"/>
      </w:pPr>
      <w:r>
        <w:rPr>
          <w:b/>
        </w:rPr>
        <w:t>CV auto-code</w:t>
      </w:r>
      <w:r>
        <w:t xml:space="preserve"> — reads the segment image using computer vision models</w:t>
      </w:r>
    </w:p>
    <w:p w14:paraId="0D1EC917" w14:textId="77777777" w:rsidR="009F57AD" w:rsidRDefault="00000000">
      <w:pPr>
        <w:pStyle w:val="ListBullet"/>
      </w:pPr>
      <w:r>
        <w:rPr>
          <w:b/>
        </w:rPr>
        <w:t>GIS auto-code</w:t>
      </w:r>
      <w:r>
        <w:t xml:space="preserve"> — reads GIS shapefiles for the segment location</w:t>
      </w:r>
    </w:p>
    <w:p w14:paraId="7115370B" w14:textId="77777777" w:rsidR="009F57AD" w:rsidRDefault="00000000">
      <w:pPr>
        <w:pStyle w:val="ListBullet"/>
      </w:pPr>
      <w:r>
        <w:rPr>
          <w:b/>
        </w:rPr>
        <w:t>Logic rules</w:t>
      </w:r>
      <w:r>
        <w:t xml:space="preserve"> — applies cascade rules based on detected surface types</w:t>
      </w:r>
    </w:p>
    <w:p w14:paraId="286ADF84" w14:textId="220F2231" w:rsidR="00BA1DB1" w:rsidRPr="00BA1DB1" w:rsidRDefault="00BA1DB1">
      <w:pPr>
        <w:pStyle w:val="ListBullet"/>
        <w:rPr>
          <w:ins w:id="86" w:author="Puay Ping KOH (LTA)" w:date="2026-06-23T17:42:00Z" w16du:dateUtc="2026-06-23T09:42:00Z"/>
          <w:rPrChange w:id="87" w:author="Puay Ping KOH (LTA)" w:date="2026-06-23T17:42:00Z" w16du:dateUtc="2026-06-23T09:42:00Z">
            <w:rPr>
              <w:ins w:id="88" w:author="Puay Ping KOH (LTA)" w:date="2026-06-23T17:42:00Z" w16du:dateUtc="2026-06-23T09:42:00Z"/>
              <w:b/>
            </w:rPr>
          </w:rPrChange>
        </w:rPr>
      </w:pPr>
      <w:ins w:id="89" w:author="Puay Ping KOH (LTA)" w:date="2026-06-23T17:42:00Z" w16du:dateUtc="2026-06-23T09:42:00Z">
        <w:r>
          <w:t xml:space="preserve">Auto-code (by segment) </w:t>
        </w:r>
      </w:ins>
      <w:ins w:id="90" w:author="Puay Ping KOH (LTA)" w:date="2026-06-23T17:44:00Z" w16du:dateUtc="2026-06-23T09:44:00Z">
        <w:r>
          <w:t>–</w:t>
        </w:r>
      </w:ins>
      <w:ins w:id="91" w:author="Puay Ping KOH (LTA)" w:date="2026-06-23T17:42:00Z" w16du:dateUtc="2026-06-23T09:42:00Z">
        <w:r>
          <w:t xml:space="preserve"> </w:t>
        </w:r>
      </w:ins>
      <w:ins w:id="92" w:author="Puay Ping KOH (LTA)" w:date="2026-06-23T17:44:00Z" w16du:dateUtc="2026-06-23T09:44:00Z">
        <w:r>
          <w:t>auto-code all attributes by the selected segment</w:t>
        </w:r>
      </w:ins>
    </w:p>
    <w:p w14:paraId="55ED89F8" w14:textId="5F0C8260" w:rsidR="009F57AD" w:rsidRDefault="00000000">
      <w:pPr>
        <w:pStyle w:val="ListBullet"/>
      </w:pPr>
      <w:r>
        <w:rPr>
          <w:b/>
        </w:rPr>
        <w:t>Bulk auto-code</w:t>
      </w:r>
      <w:r>
        <w:t xml:space="preserve"> — </w:t>
      </w:r>
      <w:ins w:id="93" w:author="Puay Ping KOH (LTA)" w:date="2026-06-23T17:43:00Z" w16du:dateUtc="2026-06-23T09:43:00Z">
        <w:r w:rsidR="00BA1DB1">
          <w:t>auto-code all attributes for all segments</w:t>
        </w:r>
      </w:ins>
      <w:del w:id="94" w:author="Puay Ping KOH (LTA)" w:date="2026-06-23T17:43:00Z" w16du:dateUtc="2026-06-23T09:43:00Z">
        <w:r w:rsidDel="00BA1DB1">
          <w:delText xml:space="preserve">runs </w:delText>
        </w:r>
      </w:del>
      <w:r>
        <w:t xml:space="preserve">across </w:t>
      </w:r>
      <w:del w:id="95" w:author="Puay Ping KOH (LTA)" w:date="2026-06-23T17:43:00Z" w16du:dateUtc="2026-06-23T09:43:00Z">
        <w:r w:rsidDel="00BA1DB1">
          <w:delText>all selected rows or the full</w:delText>
        </w:r>
      </w:del>
      <w:ins w:id="96" w:author="Puay Ping KOH (LTA)" w:date="2026-06-23T17:43:00Z" w16du:dateUtc="2026-06-23T09:43:00Z">
        <w:r w:rsidR="00BA1DB1">
          <w:t>selected</w:t>
        </w:r>
      </w:ins>
      <w:r>
        <w:t xml:space="preserve"> project</w:t>
      </w:r>
      <w:ins w:id="97" w:author="Puay Ping KOH (LTA)" w:date="2026-06-23T17:43:00Z" w16du:dateUtc="2026-06-23T09:43:00Z">
        <w:r w:rsidR="00BA1DB1">
          <w:t>(s)</w:t>
        </w:r>
      </w:ins>
    </w:p>
    <w:p w14:paraId="14D2DB5E" w14:textId="5FCC45D9" w:rsidR="009F57AD" w:rsidRDefault="00000000">
      <w:pPr>
        <w:pStyle w:val="ListBullet"/>
      </w:pPr>
      <w:r>
        <w:rPr>
          <w:b/>
        </w:rPr>
        <w:t>Per-attribute auto-code</w:t>
      </w:r>
      <w:r>
        <w:t xml:space="preserve"> — targets only certain attributes</w:t>
      </w:r>
      <w:ins w:id="98" w:author="Puay Ping KOH (LTA)" w:date="2026-06-23T17:39:00Z" w16du:dateUtc="2026-06-23T09:39:00Z">
        <w:r w:rsidR="00BA1DB1">
          <w:t xml:space="preserve"> across </w:t>
        </w:r>
      </w:ins>
      <w:ins w:id="99" w:author="Puay Ping KOH (LTA)" w:date="2026-06-23T17:41:00Z" w16du:dateUtc="2026-06-23T09:41:00Z">
        <w:r w:rsidR="00BA1DB1">
          <w:t xml:space="preserve">selected </w:t>
        </w:r>
      </w:ins>
      <w:ins w:id="100" w:author="Puay Ping KOH (LTA)" w:date="2026-06-23T17:39:00Z" w16du:dateUtc="2026-06-23T09:39:00Z">
        <w:r w:rsidR="00BA1DB1">
          <w:t>project</w:t>
        </w:r>
      </w:ins>
      <w:ins w:id="101" w:author="Puay Ping KOH (LTA)" w:date="2026-06-23T17:40:00Z" w16du:dateUtc="2026-06-23T09:40:00Z">
        <w:r w:rsidR="00BA1DB1">
          <w:t>(s)</w:t>
        </w:r>
      </w:ins>
    </w:p>
    <w:p w14:paraId="78366AAE" w14:textId="77777777" w:rsidR="009F57AD" w:rsidRDefault="00000000">
      <w:r>
        <w:t xml:space="preserve">Autocode progress is tracked in the project listing as </w:t>
      </w:r>
      <w:r>
        <w:rPr>
          <w:b/>
        </w:rPr>
        <w:t>Percentage Segments Autocoded</w:t>
      </w:r>
      <w:r>
        <w:t>.</w:t>
      </w:r>
    </w:p>
    <w:p w14:paraId="5AA784A1" w14:textId="77777777" w:rsidR="009F57AD" w:rsidRDefault="00000000">
      <w:pPr>
        <w:pStyle w:val="Heading4"/>
      </w:pPr>
      <w:r>
        <w:t>2.4.1 Attributes Coded by CV (Image Analysis)</w:t>
      </w:r>
    </w:p>
    <w:p w14:paraId="6797F239" w14:textId="77777777" w:rsidR="009F57AD" w:rsidRDefault="00000000">
      <w:r>
        <w:t>The following attributes are automatically inferred from street-level photographs using YOLO computer vision models:</w:t>
      </w:r>
    </w:p>
    <w:tbl>
      <w:tblPr>
        <w:tblStyle w:val="TableGrid"/>
        <w:tblW w:w="0" w:type="auto"/>
        <w:tblLook w:val="04A0" w:firstRow="1" w:lastRow="0" w:firstColumn="1" w:lastColumn="0" w:noHBand="0" w:noVBand="1"/>
      </w:tblPr>
      <w:tblGrid>
        <w:gridCol w:w="4315"/>
        <w:gridCol w:w="4315"/>
      </w:tblGrid>
      <w:tr w:rsidR="009F57AD" w14:paraId="1912CDCA" w14:textId="77777777">
        <w:tc>
          <w:tcPr>
            <w:tcW w:w="4320" w:type="dxa"/>
            <w:shd w:val="clear" w:color="auto" w:fill="EDF2F7"/>
          </w:tcPr>
          <w:p w14:paraId="4B345776" w14:textId="77777777" w:rsidR="009F57AD" w:rsidRDefault="00000000">
            <w:r>
              <w:rPr>
                <w:b/>
                <w:sz w:val="18"/>
              </w:rPr>
              <w:t>Attribute</w:t>
            </w:r>
          </w:p>
        </w:tc>
        <w:tc>
          <w:tcPr>
            <w:tcW w:w="4320" w:type="dxa"/>
            <w:shd w:val="clear" w:color="auto" w:fill="EDF2F7"/>
          </w:tcPr>
          <w:p w14:paraId="320C3325" w14:textId="77777777" w:rsidR="009F57AD" w:rsidRDefault="00000000">
            <w:r>
              <w:rPr>
                <w:b/>
                <w:sz w:val="18"/>
              </w:rPr>
              <w:t>How CV Determines the Value</w:t>
            </w:r>
          </w:p>
        </w:tc>
      </w:tr>
      <w:tr w:rsidR="009F57AD" w14:paraId="7D28967A" w14:textId="77777777">
        <w:tc>
          <w:tcPr>
            <w:tcW w:w="4320" w:type="dxa"/>
          </w:tcPr>
          <w:p w14:paraId="016D6C78" w14:textId="77777777" w:rsidR="009F57AD" w:rsidRDefault="00000000">
            <w:r>
              <w:rPr>
                <w:sz w:val="18"/>
              </w:rPr>
              <w:t>Facility Type</w:t>
            </w:r>
          </w:p>
        </w:tc>
        <w:tc>
          <w:tcPr>
            <w:tcW w:w="4320" w:type="dxa"/>
          </w:tcPr>
          <w:p w14:paraId="5DE6DFE7" w14:textId="77777777" w:rsidR="009F57AD" w:rsidRDefault="00000000">
            <w:r>
              <w:rPr>
                <w:sz w:val="18"/>
              </w:rPr>
              <w:t>Off-road bicycle classifier + fixed obstacle decision logic</w:t>
            </w:r>
          </w:p>
        </w:tc>
      </w:tr>
      <w:tr w:rsidR="009F57AD" w14:paraId="5A29458E" w14:textId="77777777">
        <w:tc>
          <w:tcPr>
            <w:tcW w:w="4320" w:type="dxa"/>
          </w:tcPr>
          <w:p w14:paraId="1921D1C4" w14:textId="77777777" w:rsidR="009F57AD" w:rsidRDefault="00000000">
            <w:r>
              <w:rPr>
                <w:sz w:val="18"/>
              </w:rPr>
              <w:t>Light Segregation</w:t>
            </w:r>
          </w:p>
        </w:tc>
        <w:tc>
          <w:tcPr>
            <w:tcW w:w="4320" w:type="dxa"/>
          </w:tcPr>
          <w:p w14:paraId="41790107" w14:textId="77777777" w:rsidR="009F57AD" w:rsidRDefault="00000000">
            <w:r>
              <w:rPr>
                <w:sz w:val="18"/>
              </w:rPr>
              <w:t>Set to Present by default when any path is detected</w:t>
            </w:r>
          </w:p>
        </w:tc>
      </w:tr>
      <w:tr w:rsidR="009F57AD" w14:paraId="570B328B" w14:textId="77777777">
        <w:tc>
          <w:tcPr>
            <w:tcW w:w="4320" w:type="dxa"/>
          </w:tcPr>
          <w:p w14:paraId="7C5E3485" w14:textId="77777777" w:rsidR="009F57AD" w:rsidRDefault="00000000">
            <w:r>
              <w:rPr>
                <w:sz w:val="18"/>
              </w:rPr>
              <w:t>Adjacent Road Lane 0–1m</w:t>
            </w:r>
          </w:p>
        </w:tc>
        <w:tc>
          <w:tcPr>
            <w:tcW w:w="4320" w:type="dxa"/>
          </w:tcPr>
          <w:p w14:paraId="4511CDA6" w14:textId="77777777" w:rsidR="009F57AD" w:rsidRDefault="00000000">
            <w:r>
              <w:rPr>
                <w:sz w:val="18"/>
              </w:rPr>
              <w:t>Adjacent road classifier (confidence ≥ 0.8)</w:t>
            </w:r>
          </w:p>
        </w:tc>
      </w:tr>
      <w:tr w:rsidR="009F57AD" w14:paraId="1276A1B4" w14:textId="77777777">
        <w:tc>
          <w:tcPr>
            <w:tcW w:w="4320" w:type="dxa"/>
          </w:tcPr>
          <w:p w14:paraId="639EE525" w14:textId="77777777" w:rsidR="009F57AD" w:rsidRDefault="00000000">
            <w:r>
              <w:rPr>
                <w:sz w:val="18"/>
              </w:rPr>
              <w:t>Adjacent Road Lane 1–3m</w:t>
            </w:r>
          </w:p>
        </w:tc>
        <w:tc>
          <w:tcPr>
            <w:tcW w:w="4320" w:type="dxa"/>
          </w:tcPr>
          <w:p w14:paraId="61C9B6CC" w14:textId="77777777" w:rsidR="009F57AD" w:rsidRDefault="00000000">
            <w:r>
              <w:rPr>
                <w:sz w:val="18"/>
              </w:rPr>
              <w:t>Adjacent road classifier (confidence ≥ 0.8)</w:t>
            </w:r>
          </w:p>
        </w:tc>
      </w:tr>
      <w:tr w:rsidR="009F57AD" w14:paraId="7B0C15C5" w14:textId="77777777">
        <w:tc>
          <w:tcPr>
            <w:tcW w:w="4320" w:type="dxa"/>
          </w:tcPr>
          <w:p w14:paraId="6C2637F3" w14:textId="77777777" w:rsidR="009F57AD" w:rsidRDefault="00000000">
            <w:r>
              <w:rPr>
                <w:sz w:val="18"/>
              </w:rPr>
              <w:t>Adjacent Object/Level Change 0–1m</w:t>
            </w:r>
          </w:p>
        </w:tc>
        <w:tc>
          <w:tcPr>
            <w:tcW w:w="4320" w:type="dxa"/>
          </w:tcPr>
          <w:p w14:paraId="113D6303" w14:textId="77777777" w:rsidR="009F57AD" w:rsidRDefault="00000000">
            <w:r>
              <w:rPr>
                <w:sz w:val="18"/>
              </w:rPr>
              <w:t>Inferred from Adjacent Road Lane 0–1m result</w:t>
            </w:r>
          </w:p>
        </w:tc>
      </w:tr>
      <w:tr w:rsidR="009F57AD" w14:paraId="080B4217" w14:textId="77777777">
        <w:tc>
          <w:tcPr>
            <w:tcW w:w="4320" w:type="dxa"/>
          </w:tcPr>
          <w:p w14:paraId="19AC22CD" w14:textId="77777777" w:rsidR="009F57AD" w:rsidRDefault="00000000">
            <w:r>
              <w:rPr>
                <w:sz w:val="18"/>
              </w:rPr>
              <w:lastRenderedPageBreak/>
              <w:t>Adjacent Object/Level Change 1–3m</w:t>
            </w:r>
          </w:p>
        </w:tc>
        <w:tc>
          <w:tcPr>
            <w:tcW w:w="4320" w:type="dxa"/>
          </w:tcPr>
          <w:p w14:paraId="7BBFCC3D" w14:textId="77777777" w:rsidR="009F57AD" w:rsidRDefault="00000000">
            <w:r>
              <w:rPr>
                <w:sz w:val="18"/>
              </w:rPr>
              <w:t>Inferred from Adjacent Road Lane 1–3m result</w:t>
            </w:r>
          </w:p>
        </w:tc>
      </w:tr>
      <w:tr w:rsidR="009F57AD" w14:paraId="59BD2DDC" w14:textId="77777777">
        <w:tc>
          <w:tcPr>
            <w:tcW w:w="4320" w:type="dxa"/>
          </w:tcPr>
          <w:p w14:paraId="32F31EA2" w14:textId="77777777" w:rsidR="009F57AD" w:rsidRDefault="00000000">
            <w:r>
              <w:rPr>
                <w:sz w:val="18"/>
              </w:rPr>
              <w:t>Adjacent Sidewalk 0–1m</w:t>
            </w:r>
          </w:p>
        </w:tc>
        <w:tc>
          <w:tcPr>
            <w:tcW w:w="4320" w:type="dxa"/>
          </w:tcPr>
          <w:p w14:paraId="33EB021F" w14:textId="77777777" w:rsidR="009F57AD" w:rsidRDefault="00000000">
            <w:r>
              <w:rPr>
                <w:sz w:val="18"/>
              </w:rPr>
              <w:t>Multi-path detection (multiple path segments visible)</w:t>
            </w:r>
          </w:p>
        </w:tc>
      </w:tr>
      <w:tr w:rsidR="009F57AD" w14:paraId="4532AAB1" w14:textId="77777777">
        <w:tc>
          <w:tcPr>
            <w:tcW w:w="4320" w:type="dxa"/>
          </w:tcPr>
          <w:p w14:paraId="49953F84" w14:textId="77777777" w:rsidR="009F57AD" w:rsidRDefault="00000000">
            <w:r>
              <w:rPr>
                <w:sz w:val="18"/>
              </w:rPr>
              <w:t>Fixed Obstacle on Facility</w:t>
            </w:r>
          </w:p>
        </w:tc>
        <w:tc>
          <w:tcPr>
            <w:tcW w:w="4320" w:type="dxa"/>
          </w:tcPr>
          <w:p w14:paraId="7DB288AF" w14:textId="77777777" w:rsidR="009F57AD" w:rsidRDefault="00000000">
            <w:r>
              <w:rPr>
                <w:sz w:val="18"/>
              </w:rPr>
              <w:t>Fixed obstacle segmentation model</w:t>
            </w:r>
          </w:p>
        </w:tc>
      </w:tr>
      <w:tr w:rsidR="009F57AD" w14:paraId="4E98F866" w14:textId="77777777">
        <w:tc>
          <w:tcPr>
            <w:tcW w:w="4320" w:type="dxa"/>
          </w:tcPr>
          <w:p w14:paraId="43CB31BA" w14:textId="77777777" w:rsidR="009F57AD" w:rsidRDefault="00000000">
            <w:r>
              <w:rPr>
                <w:sz w:val="18"/>
              </w:rPr>
              <w:t>Non-Fixed Obstacle on Facility</w:t>
            </w:r>
          </w:p>
        </w:tc>
        <w:tc>
          <w:tcPr>
            <w:tcW w:w="4320" w:type="dxa"/>
          </w:tcPr>
          <w:p w14:paraId="653F75D9" w14:textId="77777777" w:rsidR="009F57AD" w:rsidRDefault="00000000">
            <w:r>
              <w:rPr>
                <w:sz w:val="18"/>
              </w:rPr>
              <w:t xml:space="preserve">Fixed obstacle segmentation </w:t>
            </w:r>
            <w:commentRangeStart w:id="102"/>
            <w:r>
              <w:rPr>
                <w:sz w:val="18"/>
              </w:rPr>
              <w:t>(label 9 = non-fixed)</w:t>
            </w:r>
            <w:commentRangeEnd w:id="102"/>
            <w:r w:rsidR="00370104">
              <w:rPr>
                <w:rStyle w:val="CommentReference"/>
                <w:sz w:val="21"/>
                <w:szCs w:val="22"/>
              </w:rPr>
              <w:commentReference w:id="102"/>
            </w:r>
          </w:p>
        </w:tc>
      </w:tr>
      <w:tr w:rsidR="009F57AD" w14:paraId="790B5CDF" w14:textId="77777777">
        <w:tc>
          <w:tcPr>
            <w:tcW w:w="4320" w:type="dxa"/>
          </w:tcPr>
          <w:p w14:paraId="5D7E307A" w14:textId="77777777" w:rsidR="009F57AD" w:rsidRDefault="00000000">
            <w:r>
              <w:rPr>
                <w:sz w:val="18"/>
              </w:rPr>
              <w:t>Delineation</w:t>
            </w:r>
          </w:p>
        </w:tc>
        <w:tc>
          <w:tcPr>
            <w:tcW w:w="4320" w:type="dxa"/>
          </w:tcPr>
          <w:p w14:paraId="4D16A6D7" w14:textId="77777777" w:rsidR="009F57AD" w:rsidRDefault="00000000">
            <w:r>
              <w:rPr>
                <w:sz w:val="18"/>
              </w:rPr>
              <w:t>Delineation classifier model</w:t>
            </w:r>
          </w:p>
        </w:tc>
      </w:tr>
    </w:tbl>
    <w:p w14:paraId="43F6BDE3" w14:textId="77777777" w:rsidR="009F57AD" w:rsidRDefault="009F57AD"/>
    <w:p w14:paraId="6BDF9670" w14:textId="77777777" w:rsidR="009F57AD" w:rsidRDefault="00000000">
      <w:pPr>
        <w:pStyle w:val="Heading4"/>
      </w:pPr>
      <w:r>
        <w:t xml:space="preserve">2.4.2 </w:t>
      </w:r>
      <w:commentRangeStart w:id="103"/>
      <w:r>
        <w:t>Attributes Coded by GIS Layer Mapping</w:t>
      </w:r>
      <w:commentRangeEnd w:id="103"/>
      <w:r w:rsidR="00370104">
        <w:rPr>
          <w:rStyle w:val="CommentReference"/>
          <w:sz w:val="21"/>
          <w:szCs w:val="22"/>
        </w:rPr>
        <w:commentReference w:id="103"/>
      </w:r>
    </w:p>
    <w:p w14:paraId="7B9B32E1" w14:textId="77777777" w:rsidR="009F57AD" w:rsidRDefault="00000000">
      <w:r>
        <w:t>The following attributes are automatically derived from the GIS shapefiles stored in the system:</w:t>
      </w:r>
    </w:p>
    <w:tbl>
      <w:tblPr>
        <w:tblStyle w:val="TableGrid"/>
        <w:tblW w:w="0" w:type="auto"/>
        <w:tblLook w:val="04A0" w:firstRow="1" w:lastRow="0" w:firstColumn="1" w:lastColumn="0" w:noHBand="0" w:noVBand="1"/>
      </w:tblPr>
      <w:tblGrid>
        <w:gridCol w:w="2514"/>
        <w:gridCol w:w="3623"/>
        <w:gridCol w:w="2493"/>
      </w:tblGrid>
      <w:tr w:rsidR="009F57AD" w14:paraId="36A4B535" w14:textId="77777777">
        <w:tc>
          <w:tcPr>
            <w:tcW w:w="2880" w:type="dxa"/>
            <w:shd w:val="clear" w:color="auto" w:fill="EDF2F7"/>
          </w:tcPr>
          <w:p w14:paraId="0BFBED09" w14:textId="77777777" w:rsidR="009F57AD" w:rsidRDefault="00000000">
            <w:r>
              <w:rPr>
                <w:b/>
                <w:sz w:val="18"/>
              </w:rPr>
              <w:t>Attribute</w:t>
            </w:r>
          </w:p>
        </w:tc>
        <w:tc>
          <w:tcPr>
            <w:tcW w:w="2880" w:type="dxa"/>
            <w:shd w:val="clear" w:color="auto" w:fill="EDF2F7"/>
          </w:tcPr>
          <w:p w14:paraId="5AC11928" w14:textId="77777777" w:rsidR="009F57AD" w:rsidRDefault="00000000">
            <w:r>
              <w:rPr>
                <w:b/>
                <w:sz w:val="18"/>
              </w:rPr>
              <w:t>GIS Layer Used</w:t>
            </w:r>
          </w:p>
        </w:tc>
        <w:tc>
          <w:tcPr>
            <w:tcW w:w="2880" w:type="dxa"/>
            <w:shd w:val="clear" w:color="auto" w:fill="EDF2F7"/>
          </w:tcPr>
          <w:p w14:paraId="3CEEF7C9" w14:textId="77777777" w:rsidR="009F57AD" w:rsidRDefault="00000000">
            <w:r>
              <w:rPr>
                <w:b/>
                <w:sz w:val="18"/>
              </w:rPr>
              <w:t>Buffer / Method</w:t>
            </w:r>
          </w:p>
        </w:tc>
      </w:tr>
      <w:tr w:rsidR="009F57AD" w14:paraId="01F7CDF4" w14:textId="77777777">
        <w:tc>
          <w:tcPr>
            <w:tcW w:w="2880" w:type="dxa"/>
          </w:tcPr>
          <w:p w14:paraId="67C88E44" w14:textId="77777777" w:rsidR="009F57AD" w:rsidRDefault="00000000">
            <w:r>
              <w:rPr>
                <w:sz w:val="18"/>
              </w:rPr>
              <w:t>Area Type (Urban/CBD)</w:t>
            </w:r>
          </w:p>
        </w:tc>
        <w:tc>
          <w:tcPr>
            <w:tcW w:w="2880" w:type="dxa"/>
          </w:tcPr>
          <w:p w14:paraId="1406A2A5" w14:textId="77777777" w:rsidR="009F57AD" w:rsidRDefault="00000000">
            <w:r>
              <w:rPr>
                <w:rFonts w:ascii="Courier New" w:hAnsi="Courier New"/>
                <w:color w:val="C53030"/>
                <w:sz w:val="18"/>
              </w:rPr>
              <w:t>area_type</w:t>
            </w:r>
            <w:r>
              <w:rPr>
                <w:sz w:val="18"/>
              </w:rPr>
              <w:t xml:space="preserve"> polygon</w:t>
            </w:r>
          </w:p>
        </w:tc>
        <w:tc>
          <w:tcPr>
            <w:tcW w:w="2880" w:type="dxa"/>
          </w:tcPr>
          <w:p w14:paraId="5D9A428C" w14:textId="77777777" w:rsidR="009F57AD" w:rsidRDefault="00000000">
            <w:r>
              <w:rPr>
                <w:sz w:val="18"/>
              </w:rPr>
              <w:t>Point-in-polygon containment</w:t>
            </w:r>
          </w:p>
        </w:tc>
      </w:tr>
      <w:tr w:rsidR="009F57AD" w14:paraId="28D82271" w14:textId="77777777">
        <w:tc>
          <w:tcPr>
            <w:tcW w:w="2880" w:type="dxa"/>
          </w:tcPr>
          <w:p w14:paraId="1AA4BBFF" w14:textId="77777777" w:rsidR="009F57AD" w:rsidRDefault="00000000">
            <w:r>
              <w:rPr>
                <w:sz w:val="18"/>
              </w:rPr>
              <w:t>Area Type (Industrial)</w:t>
            </w:r>
          </w:p>
        </w:tc>
        <w:tc>
          <w:tcPr>
            <w:tcW w:w="2880" w:type="dxa"/>
          </w:tcPr>
          <w:p w14:paraId="3CCCDB83" w14:textId="77777777" w:rsidR="009F57AD" w:rsidRDefault="00000000">
            <w:r>
              <w:rPr>
                <w:rFonts w:ascii="Courier New" w:hAnsi="Courier New"/>
                <w:color w:val="C53030"/>
                <w:sz w:val="18"/>
              </w:rPr>
              <w:t>area_type</w:t>
            </w:r>
            <w:r>
              <w:rPr>
                <w:sz w:val="18"/>
              </w:rPr>
              <w:t xml:space="preserve"> polygon</w:t>
            </w:r>
          </w:p>
        </w:tc>
        <w:tc>
          <w:tcPr>
            <w:tcW w:w="2880" w:type="dxa"/>
          </w:tcPr>
          <w:p w14:paraId="1A0E1213" w14:textId="77777777" w:rsidR="009F57AD" w:rsidRDefault="00000000">
            <w:r>
              <w:rPr>
                <w:sz w:val="18"/>
              </w:rPr>
              <w:t>Point-in-polygon containment</w:t>
            </w:r>
          </w:p>
        </w:tc>
      </w:tr>
      <w:tr w:rsidR="009F57AD" w14:paraId="29870D4D" w14:textId="77777777">
        <w:tc>
          <w:tcPr>
            <w:tcW w:w="2880" w:type="dxa"/>
          </w:tcPr>
          <w:p w14:paraId="06AE2418" w14:textId="77777777" w:rsidR="009F57AD" w:rsidRDefault="00000000">
            <w:r>
              <w:rPr>
                <w:sz w:val="18"/>
              </w:rPr>
              <w:t>Area Type (Rural)</w:t>
            </w:r>
          </w:p>
        </w:tc>
        <w:tc>
          <w:tcPr>
            <w:tcW w:w="2880" w:type="dxa"/>
          </w:tcPr>
          <w:p w14:paraId="61AB546E" w14:textId="77777777" w:rsidR="009F57AD" w:rsidRDefault="00000000">
            <w:r>
              <w:rPr>
                <w:rFonts w:ascii="Courier New" w:hAnsi="Courier New"/>
                <w:color w:val="C53030"/>
                <w:sz w:val="18"/>
              </w:rPr>
              <w:t>LanduseRural2026</w:t>
            </w:r>
            <w:r>
              <w:rPr>
                <w:sz w:val="18"/>
              </w:rPr>
              <w:t xml:space="preserve"> / </w:t>
            </w:r>
            <w:r>
              <w:rPr>
                <w:rFonts w:ascii="Courier New" w:hAnsi="Courier New"/>
                <w:color w:val="C53030"/>
                <w:sz w:val="18"/>
              </w:rPr>
              <w:t>rural</w:t>
            </w:r>
            <w:r>
              <w:rPr>
                <w:sz w:val="18"/>
              </w:rPr>
              <w:t xml:space="preserve"> polygon</w:t>
            </w:r>
          </w:p>
        </w:tc>
        <w:tc>
          <w:tcPr>
            <w:tcW w:w="2880" w:type="dxa"/>
          </w:tcPr>
          <w:p w14:paraId="04D2E425" w14:textId="77777777" w:rsidR="009F57AD" w:rsidRDefault="00000000">
            <w:r>
              <w:rPr>
                <w:sz w:val="18"/>
              </w:rPr>
              <w:t>Point-in-polygon containment</w:t>
            </w:r>
          </w:p>
        </w:tc>
      </w:tr>
      <w:tr w:rsidR="009F57AD" w14:paraId="49F834E1" w14:textId="77777777">
        <w:tc>
          <w:tcPr>
            <w:tcW w:w="2880" w:type="dxa"/>
          </w:tcPr>
          <w:p w14:paraId="3D15FCBE" w14:textId="77777777" w:rsidR="009F57AD" w:rsidRDefault="00000000">
            <w:r>
              <w:rPr>
                <w:sz w:val="18"/>
              </w:rPr>
              <w:t>Area Type (Recreational)</w:t>
            </w:r>
          </w:p>
        </w:tc>
        <w:tc>
          <w:tcPr>
            <w:tcW w:w="2880" w:type="dxa"/>
          </w:tcPr>
          <w:p w14:paraId="0F8DE097" w14:textId="77777777" w:rsidR="009F57AD" w:rsidRDefault="00000000">
            <w:r>
              <w:rPr>
                <w:rFonts w:ascii="Courier New" w:hAnsi="Courier New"/>
                <w:color w:val="C53030"/>
                <w:sz w:val="18"/>
              </w:rPr>
              <w:t>LanduseRecre2026</w:t>
            </w:r>
            <w:r>
              <w:rPr>
                <w:sz w:val="18"/>
              </w:rPr>
              <w:t xml:space="preserve"> / </w:t>
            </w:r>
            <w:r>
              <w:rPr>
                <w:rFonts w:ascii="Courier New" w:hAnsi="Courier New"/>
                <w:color w:val="C53030"/>
                <w:sz w:val="18"/>
              </w:rPr>
              <w:t>recreation</w:t>
            </w:r>
            <w:r>
              <w:rPr>
                <w:sz w:val="18"/>
              </w:rPr>
              <w:t xml:space="preserve"> polygon</w:t>
            </w:r>
          </w:p>
        </w:tc>
        <w:tc>
          <w:tcPr>
            <w:tcW w:w="2880" w:type="dxa"/>
          </w:tcPr>
          <w:p w14:paraId="50EDB2FB" w14:textId="77777777" w:rsidR="009F57AD" w:rsidRDefault="00000000">
            <w:r>
              <w:rPr>
                <w:sz w:val="18"/>
              </w:rPr>
              <w:t>Point-in-polygon containment</w:t>
            </w:r>
          </w:p>
        </w:tc>
      </w:tr>
      <w:tr w:rsidR="009F57AD" w14:paraId="696F9F61" w14:textId="77777777">
        <w:tc>
          <w:tcPr>
            <w:tcW w:w="2880" w:type="dxa"/>
          </w:tcPr>
          <w:p w14:paraId="52117294" w14:textId="77777777" w:rsidR="009F57AD" w:rsidRDefault="00000000">
            <w:r>
              <w:rPr>
                <w:sz w:val="18"/>
              </w:rPr>
              <w:t>Area Type (Suburban)</w:t>
            </w:r>
          </w:p>
        </w:tc>
        <w:tc>
          <w:tcPr>
            <w:tcW w:w="2880" w:type="dxa"/>
          </w:tcPr>
          <w:p w14:paraId="0265859D" w14:textId="77777777" w:rsidR="009F57AD" w:rsidRDefault="00000000">
            <w:r>
              <w:rPr>
                <w:sz w:val="18"/>
              </w:rPr>
              <w:t>*(No layer match)*</w:t>
            </w:r>
          </w:p>
        </w:tc>
        <w:tc>
          <w:tcPr>
            <w:tcW w:w="2880" w:type="dxa"/>
          </w:tcPr>
          <w:p w14:paraId="0BC39674" w14:textId="77777777" w:rsidR="009F57AD" w:rsidRDefault="00000000">
            <w:r>
              <w:rPr>
                <w:sz w:val="18"/>
              </w:rPr>
              <w:t>Default fallback</w:t>
            </w:r>
          </w:p>
        </w:tc>
      </w:tr>
      <w:tr w:rsidR="009F57AD" w14:paraId="36F79602" w14:textId="77777777">
        <w:tc>
          <w:tcPr>
            <w:tcW w:w="2880" w:type="dxa"/>
          </w:tcPr>
          <w:p w14:paraId="7A4248C2" w14:textId="77777777" w:rsidR="009F57AD" w:rsidRDefault="00000000">
            <w:r>
              <w:rPr>
                <w:sz w:val="18"/>
              </w:rPr>
              <w:t>Facility Width per Direction</w:t>
            </w:r>
          </w:p>
        </w:tc>
        <w:tc>
          <w:tcPr>
            <w:tcW w:w="2880" w:type="dxa"/>
          </w:tcPr>
          <w:p w14:paraId="5BEE270C" w14:textId="77777777" w:rsidR="009F57AD" w:rsidRDefault="00000000">
            <w:commentRangeStart w:id="104"/>
            <w:commentRangeStart w:id="105"/>
            <w:commentRangeStart w:id="106"/>
            <w:r>
              <w:rPr>
                <w:rFonts w:ascii="Courier New" w:hAnsi="Courier New"/>
                <w:color w:val="C53030"/>
                <w:sz w:val="18"/>
              </w:rPr>
              <w:t>path</w:t>
            </w:r>
            <w:r>
              <w:rPr>
                <w:sz w:val="18"/>
              </w:rPr>
              <w:t xml:space="preserve"> / </w:t>
            </w:r>
            <w:r>
              <w:rPr>
                <w:rFonts w:ascii="Courier New" w:hAnsi="Courier New"/>
                <w:color w:val="C53030"/>
                <w:sz w:val="18"/>
              </w:rPr>
              <w:t>CyclingPath_Jul2024</w:t>
            </w:r>
            <w:r>
              <w:rPr>
                <w:sz w:val="18"/>
              </w:rPr>
              <w:t xml:space="preserve"> / </w:t>
            </w:r>
            <w:r>
              <w:rPr>
                <w:rFonts w:ascii="Courier New" w:hAnsi="Courier New"/>
                <w:color w:val="C53030"/>
                <w:sz w:val="18"/>
              </w:rPr>
              <w:t>FootPath_Mar2025</w:t>
            </w:r>
            <w:commentRangeEnd w:id="104"/>
            <w:r w:rsidR="00D644DE">
              <w:rPr>
                <w:rStyle w:val="CommentReference"/>
                <w:sz w:val="21"/>
                <w:szCs w:val="22"/>
              </w:rPr>
              <w:commentReference w:id="104"/>
            </w:r>
            <w:commentRangeEnd w:id="105"/>
            <w:r w:rsidR="00F2281D">
              <w:rPr>
                <w:rStyle w:val="CommentReference"/>
                <w:sz w:val="21"/>
                <w:szCs w:val="22"/>
              </w:rPr>
              <w:commentReference w:id="105"/>
            </w:r>
            <w:commentRangeEnd w:id="106"/>
            <w:r w:rsidR="005E1585">
              <w:rPr>
                <w:rStyle w:val="CommentReference"/>
                <w:sz w:val="21"/>
                <w:szCs w:val="22"/>
              </w:rPr>
              <w:commentReference w:id="106"/>
            </w:r>
          </w:p>
        </w:tc>
        <w:tc>
          <w:tcPr>
            <w:tcW w:w="2880" w:type="dxa"/>
          </w:tcPr>
          <w:p w14:paraId="5A5CD8D7" w14:textId="77777777" w:rsidR="009F57AD" w:rsidRDefault="00000000">
            <w:r>
              <w:rPr>
                <w:sz w:val="18"/>
              </w:rPr>
              <w:t>Nearest within 5 m</w:t>
            </w:r>
          </w:p>
        </w:tc>
      </w:tr>
      <w:tr w:rsidR="009F57AD" w14:paraId="2B53BDAE" w14:textId="77777777">
        <w:tc>
          <w:tcPr>
            <w:tcW w:w="2880" w:type="dxa"/>
          </w:tcPr>
          <w:p w14:paraId="5342A5C3" w14:textId="77777777" w:rsidR="009F57AD" w:rsidRDefault="00000000">
            <w:r>
              <w:rPr>
                <w:sz w:val="18"/>
              </w:rPr>
              <w:t>Road Operating Speed (mean)</w:t>
            </w:r>
          </w:p>
        </w:tc>
        <w:tc>
          <w:tcPr>
            <w:tcW w:w="2880" w:type="dxa"/>
          </w:tcPr>
          <w:p w14:paraId="3EDE1E47" w14:textId="77777777" w:rsidR="009F57AD" w:rsidRDefault="00000000">
            <w:commentRangeStart w:id="107"/>
            <w:r>
              <w:rPr>
                <w:rFonts w:ascii="Courier New" w:hAnsi="Courier New"/>
                <w:color w:val="C53030"/>
                <w:sz w:val="18"/>
              </w:rPr>
              <w:t>LinkID_Shape_File</w:t>
            </w:r>
            <w:r>
              <w:rPr>
                <w:sz w:val="18"/>
              </w:rPr>
              <w:t xml:space="preserve"> (with speed CSV lookup)</w:t>
            </w:r>
            <w:commentRangeEnd w:id="107"/>
            <w:r w:rsidR="00E63AA9">
              <w:rPr>
                <w:rStyle w:val="CommentReference"/>
                <w:sz w:val="21"/>
                <w:szCs w:val="22"/>
              </w:rPr>
              <w:commentReference w:id="107"/>
            </w:r>
          </w:p>
        </w:tc>
        <w:tc>
          <w:tcPr>
            <w:tcW w:w="2880" w:type="dxa"/>
          </w:tcPr>
          <w:p w14:paraId="6A3C6DF8" w14:textId="77777777" w:rsidR="009F57AD" w:rsidRDefault="00000000">
            <w:r>
              <w:rPr>
                <w:sz w:val="18"/>
              </w:rPr>
              <w:t>Nearest road link</w:t>
            </w:r>
          </w:p>
        </w:tc>
      </w:tr>
      <w:tr w:rsidR="009F57AD" w14:paraId="71AB3B11" w14:textId="77777777">
        <w:tc>
          <w:tcPr>
            <w:tcW w:w="2880" w:type="dxa"/>
          </w:tcPr>
          <w:p w14:paraId="46A075FB" w14:textId="77777777" w:rsidR="009F57AD" w:rsidRDefault="00000000">
            <w:r>
              <w:rPr>
                <w:sz w:val="18"/>
              </w:rPr>
              <w:t>Road Speed Limit</w:t>
            </w:r>
          </w:p>
        </w:tc>
        <w:tc>
          <w:tcPr>
            <w:tcW w:w="2880" w:type="dxa"/>
          </w:tcPr>
          <w:p w14:paraId="14DAF9C0" w14:textId="15D20E1B" w:rsidR="009F57AD" w:rsidRDefault="0027210F">
            <w:ins w:id="108" w:author="Puay Ping KOH (LTA)" w:date="2026-06-25T08:24:00Z" w16du:dateUtc="2026-06-25T00:24:00Z">
              <w:r>
                <w:rPr>
                  <w:rFonts w:ascii="Courier New" w:hAnsi="Courier New"/>
                  <w:color w:val="C53030"/>
                  <w:sz w:val="18"/>
                </w:rPr>
                <w:t xml:space="preserve">Roadattribute </w:t>
              </w:r>
            </w:ins>
            <w:r>
              <w:rPr>
                <w:rFonts w:ascii="Courier New" w:hAnsi="Courier New"/>
                <w:color w:val="C53030"/>
                <w:sz w:val="18"/>
              </w:rPr>
              <w:t>Speed_limit</w:t>
            </w:r>
          </w:p>
        </w:tc>
        <w:tc>
          <w:tcPr>
            <w:tcW w:w="2880" w:type="dxa"/>
          </w:tcPr>
          <w:p w14:paraId="2FABECE1" w14:textId="77777777" w:rsidR="009F57AD" w:rsidRDefault="00000000">
            <w:r>
              <w:rPr>
                <w:sz w:val="18"/>
              </w:rPr>
              <w:t>Nearest road link</w:t>
            </w:r>
          </w:p>
        </w:tc>
      </w:tr>
      <w:tr w:rsidR="009F57AD" w14:paraId="3EFBCE6D" w14:textId="77777777">
        <w:tc>
          <w:tcPr>
            <w:tcW w:w="2880" w:type="dxa"/>
          </w:tcPr>
          <w:p w14:paraId="5105F861" w14:textId="77777777" w:rsidR="009F57AD" w:rsidRDefault="00000000">
            <w:r>
              <w:rPr>
                <w:sz w:val="18"/>
              </w:rPr>
              <w:t>Number of Lanes – Adjacent Road</w:t>
            </w:r>
          </w:p>
        </w:tc>
        <w:tc>
          <w:tcPr>
            <w:tcW w:w="2880" w:type="dxa"/>
          </w:tcPr>
          <w:p w14:paraId="6D168F28" w14:textId="77777777" w:rsidR="009F57AD" w:rsidRDefault="00000000">
            <w:r>
              <w:rPr>
                <w:rFonts w:ascii="Courier New" w:hAnsi="Courier New"/>
                <w:color w:val="C53030"/>
                <w:sz w:val="18"/>
              </w:rPr>
              <w:t>kerb_line</w:t>
            </w:r>
          </w:p>
        </w:tc>
        <w:tc>
          <w:tcPr>
            <w:tcW w:w="2880" w:type="dxa"/>
          </w:tcPr>
          <w:p w14:paraId="157EDD48" w14:textId="77777777" w:rsidR="009F57AD" w:rsidRDefault="00000000">
            <w:r>
              <w:rPr>
                <w:sz w:val="18"/>
              </w:rPr>
              <w:t>Nearest within 10 m</w:t>
            </w:r>
          </w:p>
        </w:tc>
      </w:tr>
      <w:tr w:rsidR="009F57AD" w14:paraId="5F642554" w14:textId="77777777">
        <w:tc>
          <w:tcPr>
            <w:tcW w:w="2880" w:type="dxa"/>
          </w:tcPr>
          <w:p w14:paraId="5D2AF912" w14:textId="77777777" w:rsidR="009F57AD" w:rsidRDefault="00000000">
            <w:r>
              <w:rPr>
                <w:sz w:val="18"/>
              </w:rPr>
              <w:t>Adjacent Vehicle Parking</w:t>
            </w:r>
          </w:p>
        </w:tc>
        <w:tc>
          <w:tcPr>
            <w:tcW w:w="2880" w:type="dxa"/>
          </w:tcPr>
          <w:p w14:paraId="54A220B2" w14:textId="280839DC" w:rsidR="009F57AD" w:rsidRDefault="00000000">
            <w:del w:id="109" w:author="Puay Ping KOH (LTA)" w:date="2026-06-25T08:19:00Z" w16du:dateUtc="2026-06-25T00:19:00Z">
              <w:r w:rsidDel="0027210F">
                <w:rPr>
                  <w:rFonts w:ascii="Courier New" w:hAnsi="Courier New"/>
                  <w:color w:val="C53030"/>
                  <w:sz w:val="18"/>
                </w:rPr>
                <w:delText>parking_lot</w:delText>
              </w:r>
            </w:del>
            <w:ins w:id="110" w:author="Puay Ping KOH (LTA)" w:date="2026-06-25T08:19:00Z" w16du:dateUtc="2026-06-25T00:19:00Z">
              <w:r w:rsidR="0027210F">
                <w:rPr>
                  <w:rFonts w:ascii="Courier New" w:hAnsi="Courier New"/>
                  <w:color w:val="C53030"/>
                  <w:sz w:val="18"/>
                </w:rPr>
                <w:t xml:space="preserve">HDB Car Park Lots/ </w:t>
              </w:r>
            </w:ins>
            <w:ins w:id="111" w:author="Puay Ping KOH (LTA)" w:date="2026-06-25T08:30:00Z" w16du:dateUtc="2026-06-25T00:30:00Z">
              <w:r w:rsidR="00607DDA">
                <w:rPr>
                  <w:rFonts w:ascii="Courier New" w:hAnsi="Courier New"/>
                  <w:color w:val="C53030"/>
                  <w:sz w:val="18"/>
                </w:rPr>
                <w:t>URA Parking Lot</w:t>
              </w:r>
            </w:ins>
          </w:p>
        </w:tc>
        <w:tc>
          <w:tcPr>
            <w:tcW w:w="2880" w:type="dxa"/>
          </w:tcPr>
          <w:p w14:paraId="6ACD41DA" w14:textId="77777777" w:rsidR="009F57AD" w:rsidRDefault="00000000">
            <w:r>
              <w:rPr>
                <w:sz w:val="18"/>
              </w:rPr>
              <w:t>Within 20 m buffer</w:t>
            </w:r>
          </w:p>
        </w:tc>
      </w:tr>
      <w:tr w:rsidR="009F57AD" w14:paraId="0F570B7D" w14:textId="77777777">
        <w:tc>
          <w:tcPr>
            <w:tcW w:w="2880" w:type="dxa"/>
          </w:tcPr>
          <w:p w14:paraId="1FF8FF54" w14:textId="77777777" w:rsidR="009F57AD" w:rsidRDefault="00000000">
            <w:r>
              <w:rPr>
                <w:sz w:val="18"/>
              </w:rPr>
              <w:t>Peak Pedestrian Flow</w:t>
            </w:r>
          </w:p>
        </w:tc>
        <w:tc>
          <w:tcPr>
            <w:tcW w:w="2880" w:type="dxa"/>
          </w:tcPr>
          <w:p w14:paraId="0443CA58" w14:textId="4FB8B7E3" w:rsidR="009F57AD" w:rsidRDefault="00000000">
            <w:pPr>
              <w:rPr>
                <w:ins w:id="112" w:author="Puay Ping KOH (LTA)" w:date="2026-06-25T08:01:00Z" w16du:dateUtc="2026-06-25T00:01:00Z"/>
                <w:rFonts w:ascii="Courier New" w:hAnsi="Courier New"/>
                <w:color w:val="C53030"/>
                <w:sz w:val="18"/>
              </w:rPr>
            </w:pPr>
            <w:r>
              <w:rPr>
                <w:rFonts w:ascii="Courier New" w:hAnsi="Courier New"/>
                <w:color w:val="C53030"/>
                <w:sz w:val="18"/>
              </w:rPr>
              <w:t>AMGbeforeCount</w:t>
            </w:r>
            <w:ins w:id="113" w:author="Puay Ping KOH (LTA)" w:date="2026-06-25T08:01:00Z" w16du:dateUtc="2026-06-25T00:01:00Z">
              <w:r w:rsidR="00E63AA9">
                <w:rPr>
                  <w:rFonts w:ascii="Courier New" w:hAnsi="Courier New"/>
                  <w:color w:val="C53030"/>
                  <w:sz w:val="18"/>
                </w:rPr>
                <w:t>/</w:t>
              </w:r>
            </w:ins>
            <w:del w:id="114" w:author="Puay Ping KOH (LTA)" w:date="2026-06-25T08:01:00Z" w16du:dateUtc="2026-06-25T00:01:00Z">
              <w:r w:rsidDel="00E63AA9">
                <w:rPr>
                  <w:sz w:val="18"/>
                </w:rPr>
                <w:delText xml:space="preserve"> /</w:delText>
              </w:r>
            </w:del>
            <w:r>
              <w:rPr>
                <w:sz w:val="18"/>
              </w:rPr>
              <w:t xml:space="preserve"> </w:t>
            </w:r>
            <w:r>
              <w:rPr>
                <w:rFonts w:ascii="Courier New" w:hAnsi="Courier New"/>
                <w:color w:val="C53030"/>
                <w:sz w:val="18"/>
              </w:rPr>
              <w:t>AMGsensorCount</w:t>
            </w:r>
            <w:ins w:id="115" w:author="Puay Ping KOH (LTA)" w:date="2026-06-25T08:01:00Z" w16du:dateUtc="2026-06-25T00:01:00Z">
              <w:r w:rsidR="00E63AA9">
                <w:rPr>
                  <w:rFonts w:ascii="Courier New" w:hAnsi="Courier New"/>
                  <w:color w:val="C53030"/>
                  <w:sz w:val="18"/>
                </w:rPr>
                <w:t>/</w:t>
              </w:r>
            </w:ins>
          </w:p>
          <w:p w14:paraId="10C50275" w14:textId="38BF828A" w:rsidR="00E63AA9" w:rsidRDefault="00E63AA9">
            <w:pPr>
              <w:rPr>
                <w:ins w:id="116" w:author="Puay Ping KOH (LTA)" w:date="2026-06-25T08:01:00Z" w16du:dateUtc="2026-06-25T00:01:00Z"/>
              </w:rPr>
            </w:pPr>
            <w:ins w:id="117" w:author="Puay Ping KOH (LTA)" w:date="2026-06-25T08:01:00Z" w16du:dateUtc="2026-06-25T00:01:00Z">
              <w:r>
                <w:t>Bus Stop/</w:t>
              </w:r>
            </w:ins>
          </w:p>
          <w:p w14:paraId="31878FBF" w14:textId="77777777" w:rsidR="00E63AA9" w:rsidRDefault="00E63AA9">
            <w:pPr>
              <w:rPr>
                <w:ins w:id="118" w:author="Puay Ping KOH (LTA)" w:date="2026-06-25T08:43:00Z" w16du:dateUtc="2026-06-25T00:43:00Z"/>
              </w:rPr>
            </w:pPr>
            <w:ins w:id="119" w:author="Puay Ping KOH (LTA)" w:date="2026-06-25T08:01:00Z" w16du:dateUtc="2026-06-25T00:01:00Z">
              <w:r>
                <w:t>Bus Shelter</w:t>
              </w:r>
            </w:ins>
            <w:ins w:id="120" w:author="Puay Ping KOH (LTA)" w:date="2026-06-25T08:43:00Z" w16du:dateUtc="2026-06-25T00:43:00Z">
              <w:r w:rsidR="005E1585">
                <w:t xml:space="preserve">/ </w:t>
              </w:r>
            </w:ins>
          </w:p>
          <w:p w14:paraId="2E67FE00" w14:textId="5C24DD97" w:rsidR="005E1585" w:rsidRDefault="005E1585">
            <w:ins w:id="121" w:author="Puay Ping KOH (LTA)" w:date="2026-06-25T08:43:00Z" w16du:dateUtc="2026-06-25T00:43:00Z">
              <w:r>
                <w:t>MRT exit</w:t>
              </w:r>
            </w:ins>
          </w:p>
        </w:tc>
        <w:tc>
          <w:tcPr>
            <w:tcW w:w="2880" w:type="dxa"/>
          </w:tcPr>
          <w:p w14:paraId="66882096" w14:textId="77777777" w:rsidR="009F57AD" w:rsidRDefault="00000000">
            <w:r>
              <w:rPr>
                <w:sz w:val="18"/>
              </w:rPr>
              <w:t>Within 20 m buffer</w:t>
            </w:r>
          </w:p>
        </w:tc>
      </w:tr>
      <w:tr w:rsidR="009F57AD" w14:paraId="4FE3F01D" w14:textId="77777777">
        <w:tc>
          <w:tcPr>
            <w:tcW w:w="2880" w:type="dxa"/>
          </w:tcPr>
          <w:p w14:paraId="19606A97" w14:textId="77777777" w:rsidR="009F57AD" w:rsidRDefault="00000000">
            <w:r>
              <w:rPr>
                <w:sz w:val="18"/>
              </w:rPr>
              <w:t>Peak Bicycle/LV Traffic Flow</w:t>
            </w:r>
          </w:p>
        </w:tc>
        <w:tc>
          <w:tcPr>
            <w:tcW w:w="2880" w:type="dxa"/>
          </w:tcPr>
          <w:p w14:paraId="22E5F4D4" w14:textId="77777777" w:rsidR="009F57AD" w:rsidRDefault="00000000">
            <w:r>
              <w:rPr>
                <w:rFonts w:ascii="Courier New" w:hAnsi="Courier New"/>
                <w:color w:val="C53030"/>
                <w:sz w:val="18"/>
              </w:rPr>
              <w:t>AMGbeforeCount</w:t>
            </w:r>
            <w:r>
              <w:rPr>
                <w:sz w:val="18"/>
              </w:rPr>
              <w:t xml:space="preserve"> / </w:t>
            </w:r>
            <w:r>
              <w:rPr>
                <w:rFonts w:ascii="Courier New" w:hAnsi="Courier New"/>
                <w:color w:val="C53030"/>
                <w:sz w:val="18"/>
              </w:rPr>
              <w:t>AMGsensorCount</w:t>
            </w:r>
          </w:p>
        </w:tc>
        <w:tc>
          <w:tcPr>
            <w:tcW w:w="2880" w:type="dxa"/>
          </w:tcPr>
          <w:p w14:paraId="6AEE37EA" w14:textId="77777777" w:rsidR="009F57AD" w:rsidRDefault="00000000">
            <w:r>
              <w:rPr>
                <w:sz w:val="18"/>
              </w:rPr>
              <w:t>Within 20 m buffer</w:t>
            </w:r>
          </w:p>
        </w:tc>
      </w:tr>
      <w:tr w:rsidR="009F57AD" w14:paraId="16964528" w14:textId="77777777">
        <w:tc>
          <w:tcPr>
            <w:tcW w:w="2880" w:type="dxa"/>
          </w:tcPr>
          <w:p w14:paraId="767F55C9" w14:textId="0D4A4CF3" w:rsidR="009F57AD" w:rsidRDefault="00000000">
            <w:del w:id="122" w:author="Puay Ping KOH (LTA)" w:date="2026-06-25T07:44:00Z" w16du:dateUtc="2026-06-24T23:44:00Z">
              <w:r w:rsidDel="00D644DE">
                <w:rPr>
                  <w:sz w:val="18"/>
                </w:rPr>
                <w:delText>Intersection or Road Crossing</w:delText>
              </w:r>
            </w:del>
          </w:p>
        </w:tc>
        <w:tc>
          <w:tcPr>
            <w:tcW w:w="2880" w:type="dxa"/>
          </w:tcPr>
          <w:p w14:paraId="0E0AE447" w14:textId="7E2C872A" w:rsidR="009F57AD" w:rsidRDefault="00000000">
            <w:del w:id="123" w:author="Puay Ping KOH (LTA)" w:date="2026-06-25T07:44:00Z" w16du:dateUtc="2026-06-24T23:44:00Z">
              <w:r w:rsidDel="00D644DE">
                <w:rPr>
                  <w:rFonts w:ascii="Courier New" w:hAnsi="Courier New"/>
                  <w:color w:val="C53030"/>
                  <w:sz w:val="18"/>
                </w:rPr>
                <w:delText>roadcrossinglayer</w:delText>
              </w:r>
              <w:r w:rsidDel="00D644DE">
                <w:rPr>
                  <w:sz w:val="18"/>
                </w:rPr>
                <w:delText xml:space="preserve"> / </w:delText>
              </w:r>
              <w:r w:rsidDel="00D644DE">
                <w:rPr>
                  <w:rFonts w:ascii="Courier New" w:hAnsi="Courier New"/>
                  <w:color w:val="C53030"/>
                  <w:sz w:val="18"/>
                </w:rPr>
                <w:delText>AMG_BC2025_shp</w:delText>
              </w:r>
            </w:del>
          </w:p>
        </w:tc>
        <w:tc>
          <w:tcPr>
            <w:tcW w:w="2880" w:type="dxa"/>
          </w:tcPr>
          <w:p w14:paraId="52E42CC4" w14:textId="4AD95D0F" w:rsidR="009F57AD" w:rsidRDefault="00000000">
            <w:del w:id="124" w:author="Puay Ping KOH (LTA)" w:date="2026-06-25T07:44:00Z" w16du:dateUtc="2026-06-24T23:44:00Z">
              <w:r w:rsidDel="00D644DE">
                <w:rPr>
                  <w:sz w:val="18"/>
                </w:rPr>
                <w:delText>Within 5 m / 2 m buffer</w:delText>
              </w:r>
            </w:del>
          </w:p>
        </w:tc>
      </w:tr>
      <w:tr w:rsidR="009F57AD" w14:paraId="4041EA03" w14:textId="77777777">
        <w:tc>
          <w:tcPr>
            <w:tcW w:w="2880" w:type="dxa"/>
          </w:tcPr>
          <w:p w14:paraId="1DE7BCDE" w14:textId="77777777" w:rsidR="009F57AD" w:rsidRDefault="00000000">
            <w:r>
              <w:rPr>
                <w:sz w:val="18"/>
              </w:rPr>
              <w:t>Crossing Facility</w:t>
            </w:r>
          </w:p>
        </w:tc>
        <w:tc>
          <w:tcPr>
            <w:tcW w:w="2880" w:type="dxa"/>
          </w:tcPr>
          <w:p w14:paraId="5E454000" w14:textId="092B2535" w:rsidR="009F57AD" w:rsidRDefault="00D644DE">
            <w:ins w:id="125" w:author="Puay Ping KOH (LTA)" w:date="2026-06-25T07:44:00Z" w16du:dateUtc="2026-06-24T23:44:00Z">
              <w:r>
                <w:rPr>
                  <w:rFonts w:ascii="Courier New" w:hAnsi="Courier New"/>
                  <w:color w:val="C53030"/>
                  <w:sz w:val="18"/>
                </w:rPr>
                <w:t>roadcrossinglayer</w:t>
              </w:r>
              <w:r>
                <w:rPr>
                  <w:sz w:val="18"/>
                </w:rPr>
                <w:t xml:space="preserve"> / /</w:t>
              </w:r>
            </w:ins>
            <w:r>
              <w:rPr>
                <w:rFonts w:ascii="Courier New" w:hAnsi="Courier New"/>
                <w:color w:val="C53030"/>
                <w:sz w:val="18"/>
              </w:rPr>
              <w:t>AMG_BC2025_shp</w:t>
            </w:r>
          </w:p>
        </w:tc>
        <w:tc>
          <w:tcPr>
            <w:tcW w:w="2880" w:type="dxa"/>
          </w:tcPr>
          <w:p w14:paraId="21B53869" w14:textId="77777777" w:rsidR="009F57AD" w:rsidRDefault="00000000">
            <w:r>
              <w:rPr>
                <w:sz w:val="18"/>
              </w:rPr>
              <w:t>Within 2 m buffer</w:t>
            </w:r>
          </w:p>
        </w:tc>
      </w:tr>
      <w:tr w:rsidR="009F57AD" w14:paraId="1B1B66E1" w14:textId="77777777">
        <w:tc>
          <w:tcPr>
            <w:tcW w:w="2880" w:type="dxa"/>
          </w:tcPr>
          <w:p w14:paraId="3BBB5513" w14:textId="167DA873" w:rsidR="009F57AD" w:rsidRDefault="00000000">
            <w:r>
              <w:rPr>
                <w:sz w:val="18"/>
              </w:rPr>
              <w:t>Pedestrian Crossing</w:t>
            </w:r>
            <w:del w:id="126" w:author="Puay Ping KOH (LTA)" w:date="2026-06-25T07:44:00Z" w16du:dateUtc="2026-06-24T23:44:00Z">
              <w:r w:rsidDel="00F2281D">
                <w:rPr>
                  <w:sz w:val="18"/>
                </w:rPr>
                <w:delText xml:space="preserve"> proximity</w:delText>
              </w:r>
            </w:del>
          </w:p>
        </w:tc>
        <w:tc>
          <w:tcPr>
            <w:tcW w:w="2880" w:type="dxa"/>
          </w:tcPr>
          <w:p w14:paraId="1CBB8788" w14:textId="13761404" w:rsidR="009F57AD" w:rsidRDefault="00000000">
            <w:r>
              <w:rPr>
                <w:rFonts w:ascii="Courier New" w:hAnsi="Courier New"/>
                <w:color w:val="C53030"/>
                <w:sz w:val="18"/>
              </w:rPr>
              <w:t>Mrt_exit</w:t>
            </w:r>
            <w:r>
              <w:rPr>
                <w:sz w:val="18"/>
              </w:rPr>
              <w:t xml:space="preserve"> / </w:t>
            </w:r>
            <w:r>
              <w:rPr>
                <w:rFonts w:ascii="Courier New" w:hAnsi="Courier New"/>
                <w:color w:val="C53030"/>
                <w:sz w:val="18"/>
              </w:rPr>
              <w:t>bus_stop</w:t>
            </w:r>
            <w:ins w:id="127" w:author="Puay Ping KOH (LTA)" w:date="2026-06-25T08:01:00Z" w16du:dateUtc="2026-06-25T00:01:00Z">
              <w:r w:rsidR="00E63AA9">
                <w:rPr>
                  <w:rFonts w:ascii="Courier New" w:hAnsi="Courier New"/>
                  <w:color w:val="C53030"/>
                  <w:sz w:val="18"/>
                </w:rPr>
                <w:t xml:space="preserve"> / bus shelter</w:t>
              </w:r>
            </w:ins>
            <w:ins w:id="128" w:author="Puay Ping KOH (LTA)" w:date="2026-06-25T08:24:00Z" w16du:dateUtc="2026-06-25T00:24:00Z">
              <w:r w:rsidR="0027210F">
                <w:rPr>
                  <w:rFonts w:ascii="Courier New" w:hAnsi="Courier New"/>
                  <w:color w:val="C53030"/>
                  <w:sz w:val="18"/>
                </w:rPr>
                <w:t xml:space="preserve"> / Road crossing</w:t>
              </w:r>
            </w:ins>
          </w:p>
        </w:tc>
        <w:tc>
          <w:tcPr>
            <w:tcW w:w="2880" w:type="dxa"/>
          </w:tcPr>
          <w:p w14:paraId="614B26C6" w14:textId="77777777" w:rsidR="009F57AD" w:rsidRDefault="00000000">
            <w:r>
              <w:rPr>
                <w:sz w:val="18"/>
              </w:rPr>
              <w:t>Within 20 m buffer</w:t>
            </w:r>
          </w:p>
        </w:tc>
      </w:tr>
      <w:tr w:rsidR="009F57AD" w14:paraId="2DAE7CB3" w14:textId="77777777">
        <w:tc>
          <w:tcPr>
            <w:tcW w:w="2880" w:type="dxa"/>
          </w:tcPr>
          <w:p w14:paraId="05467D44" w14:textId="77777777" w:rsidR="009F57AD" w:rsidRDefault="00000000">
            <w:r>
              <w:rPr>
                <w:sz w:val="18"/>
              </w:rPr>
              <w:t>Heavy Vehicle Flow</w:t>
            </w:r>
          </w:p>
        </w:tc>
        <w:tc>
          <w:tcPr>
            <w:tcW w:w="2880" w:type="dxa"/>
          </w:tcPr>
          <w:p w14:paraId="7C403DAA" w14:textId="1CDC082E" w:rsidR="009F57AD" w:rsidRDefault="00F2281D">
            <w:ins w:id="129" w:author="Puay Ping KOH (LTA)" w:date="2026-06-25T07:45:00Z" w16du:dateUtc="2026-06-24T23:45:00Z">
              <w:r>
                <w:rPr>
                  <w:rFonts w:ascii="Courier New" w:hAnsi="Courier New"/>
                  <w:color w:val="C53030"/>
                  <w:sz w:val="18"/>
                </w:rPr>
                <w:t xml:space="preserve">Lane marking </w:t>
              </w:r>
            </w:ins>
            <w:ins w:id="130" w:author="Puay Ping KOH (LTA)" w:date="2026-06-25T07:58:00Z" w16du:dateUtc="2026-06-24T23:58:00Z">
              <w:r w:rsidR="00E63AA9">
                <w:rPr>
                  <w:rFonts w:ascii="Courier New" w:hAnsi="Courier New"/>
                  <w:color w:val="C53030"/>
                  <w:sz w:val="18"/>
                </w:rPr>
                <w:t>Type A1, A6</w:t>
              </w:r>
            </w:ins>
            <w:ins w:id="131" w:author="Puay Ping KOH (LTA)" w:date="2026-06-25T07:45:00Z" w16du:dateUtc="2026-06-24T23:45:00Z">
              <w:r>
                <w:rPr>
                  <w:rFonts w:ascii="Courier New" w:hAnsi="Courier New"/>
                  <w:color w:val="C53030"/>
                  <w:sz w:val="18"/>
                </w:rPr>
                <w:t>(</w:t>
              </w:r>
            </w:ins>
            <w:r>
              <w:rPr>
                <w:rFonts w:ascii="Courier New" w:hAnsi="Courier New"/>
                <w:color w:val="C53030"/>
                <w:sz w:val="18"/>
              </w:rPr>
              <w:t>bus_lane</w:t>
            </w:r>
            <w:ins w:id="132" w:author="Puay Ping KOH (LTA)" w:date="2026-06-25T07:45:00Z" w16du:dateUtc="2026-06-24T23:45:00Z">
              <w:r>
                <w:rPr>
                  <w:rFonts w:ascii="Courier New" w:hAnsi="Courier New"/>
                  <w:color w:val="C53030"/>
                  <w:sz w:val="18"/>
                </w:rPr>
                <w:t>)</w:t>
              </w:r>
            </w:ins>
            <w:r>
              <w:rPr>
                <w:sz w:val="18"/>
              </w:rPr>
              <w:t xml:space="preserve"> proximity</w:t>
            </w:r>
          </w:p>
        </w:tc>
        <w:tc>
          <w:tcPr>
            <w:tcW w:w="2880" w:type="dxa"/>
          </w:tcPr>
          <w:p w14:paraId="478AAA27" w14:textId="77777777" w:rsidR="009F57AD" w:rsidRDefault="00000000">
            <w:r>
              <w:rPr>
                <w:sz w:val="18"/>
              </w:rPr>
              <w:t>Within 20 m buffer</w:t>
            </w:r>
          </w:p>
        </w:tc>
      </w:tr>
    </w:tbl>
    <w:p w14:paraId="19F2B366" w14:textId="77777777" w:rsidR="009F57AD" w:rsidRDefault="009F57AD"/>
    <w:p w14:paraId="0ED917C4" w14:textId="77777777" w:rsidR="009F57AD" w:rsidRDefault="00000000">
      <w:pPr>
        <w:pBdr>
          <w:left w:val="single" w:sz="12" w:space="4" w:color="3182CE"/>
        </w:pBdr>
        <w:spacing w:before="80" w:after="80"/>
        <w:ind w:left="504"/>
      </w:pPr>
      <w:r>
        <w:rPr>
          <w:i/>
          <w:color w:val="4A5568"/>
        </w:rPr>
        <w:t>**Note:** Road AADT has no GIS auto-coding path — it must be coded manually.</w:t>
      </w:r>
    </w:p>
    <w:p w14:paraId="39716729" w14:textId="77777777" w:rsidR="009F57AD" w:rsidRDefault="00000000">
      <w:pPr>
        <w:pStyle w:val="Heading4"/>
      </w:pPr>
      <w:r>
        <w:t>2.4.2.1 Grade</w:t>
      </w:r>
    </w:p>
    <w:p w14:paraId="38486BD8" w14:textId="1BDA59D1" w:rsidR="0043288F" w:rsidRDefault="0043288F">
      <w:pPr>
        <w:pStyle w:val="ListBullet"/>
        <w:numPr>
          <w:ilvl w:val="0"/>
          <w:numId w:val="0"/>
        </w:numPr>
        <w:rPr>
          <w:ins w:id="133" w:author="Puay Ping KOH (LTA)" w:date="2026-06-25T09:17:00Z" w16du:dateUtc="2026-06-25T01:17:00Z"/>
        </w:rPr>
        <w:pPrChange w:id="134" w:author="Puay Ping KOH (LTA)" w:date="2026-06-25T09:17:00Z" w16du:dateUtc="2026-06-25T01:17:00Z">
          <w:pPr>
            <w:pStyle w:val="ListBullet"/>
          </w:pPr>
        </w:pPrChange>
      </w:pPr>
      <w:ins w:id="135" w:author="Puay Ping KOH (LTA)" w:date="2026-06-25T09:17:00Z" w16du:dateUtc="2026-06-25T01:17:00Z">
        <w:r>
          <w:t>Data cleaning</w:t>
        </w:r>
      </w:ins>
    </w:p>
    <w:p w14:paraId="4E8F6922" w14:textId="20BAC5F1" w:rsidR="009F57AD" w:rsidRDefault="00000000">
      <w:pPr>
        <w:pStyle w:val="ListBullet"/>
      </w:pPr>
      <w:r>
        <w:t>Verify LiDAR points for gaps or corrupted files.</w:t>
      </w:r>
    </w:p>
    <w:p w14:paraId="6EC12400" w14:textId="77777777" w:rsidR="009F57AD" w:rsidRDefault="00000000">
      <w:pPr>
        <w:pStyle w:val="ListBullet"/>
      </w:pPr>
      <w:r>
        <w:t>Remove any points without elevation value</w:t>
      </w:r>
    </w:p>
    <w:p w14:paraId="028F0E5D" w14:textId="77777777" w:rsidR="009F57AD" w:rsidRDefault="00000000">
      <w:pPr>
        <w:pStyle w:val="ListBullet"/>
      </w:pPr>
      <w:r>
        <w:t>Remove points below -10m and +65m (Bukit Timah Hill still lies below this point so there's no reason for 170m)</w:t>
      </w:r>
    </w:p>
    <w:p w14:paraId="71E464E5" w14:textId="77777777" w:rsidR="0043288F" w:rsidRDefault="0043288F">
      <w:pPr>
        <w:rPr>
          <w:ins w:id="136" w:author="Puay Ping KOH (LTA)" w:date="2026-06-25T09:17:00Z" w16du:dateUtc="2026-06-25T01:17:00Z"/>
        </w:rPr>
      </w:pPr>
    </w:p>
    <w:p w14:paraId="4526AABA" w14:textId="449A6368" w:rsidR="009F57AD" w:rsidRDefault="00000000">
      <w:del w:id="137" w:author="Puay Ping KOH (LTA)" w:date="2026-06-25T09:19:00Z" w16du:dateUtc="2026-06-25T01:19:00Z">
        <w:r w:rsidDel="0043288F">
          <w:lastRenderedPageBreak/>
          <w:delText>!</w:delText>
        </w:r>
      </w:del>
      <w:r>
        <w:t>LiDAR elevation range filter</w:t>
      </w:r>
    </w:p>
    <w:p w14:paraId="77706A1A" w14:textId="77777777" w:rsidR="009F57AD" w:rsidRDefault="00000000">
      <w:pPr>
        <w:pStyle w:val="ListBullet"/>
      </w:pPr>
      <w:r>
        <w:t>Obtain all LiDAR points within 3m of identified GPS point</w:t>
      </w:r>
    </w:p>
    <w:p w14:paraId="2EA351B2" w14:textId="77777777" w:rsidR="009F57AD" w:rsidRDefault="00000000">
      <w:pPr>
        <w:pStyle w:val="ListBullet"/>
      </w:pPr>
      <w:r>
        <w:t>Assign these LiDAR points a fixed score multiplier based on distance from point</w:t>
      </w:r>
    </w:p>
    <w:p w14:paraId="4A81E305" w14:textId="77777777" w:rsidR="009F57AD" w:rsidRDefault="00000000">
      <w:pPr>
        <w:pStyle w:val="ListBullet"/>
      </w:pPr>
      <w:r>
        <w:t xml:space="preserve">Score in relation to distance is calculated using this </w:t>
      </w:r>
      <w:commentRangeStart w:id="138"/>
      <w:r>
        <w:t xml:space="preserve">sigmund curve </w:t>
      </w:r>
      <w:commentRangeEnd w:id="138"/>
      <w:r w:rsidR="0043288F">
        <w:rPr>
          <w:rStyle w:val="CommentReference"/>
          <w:sz w:val="21"/>
          <w:szCs w:val="22"/>
        </w:rPr>
        <w:commentReference w:id="138"/>
      </w:r>
      <w:r>
        <w:t>modified to accept a parameter for number of points</w:t>
      </w:r>
    </w:p>
    <w:p w14:paraId="73EF09FC" w14:textId="73F5DB46" w:rsidR="009F57AD" w:rsidRDefault="00000000">
      <w:r>
        <w:t xml:space="preserve">Confidence level is not a strict </w:t>
      </w:r>
      <w:del w:id="139" w:author="Puay Ping KOH (LTA)" w:date="2026-06-25T09:18:00Z" w16du:dateUtc="2026-06-25T01:18:00Z">
        <w:r w:rsidDel="0043288F">
          <w:delText>cut off</w:delText>
        </w:r>
      </w:del>
      <w:ins w:id="140" w:author="Puay Ping KOH (LTA)" w:date="2026-06-25T09:18:00Z" w16du:dateUtc="2026-06-25T01:18:00Z">
        <w:r w:rsidR="0043288F">
          <w:t>cut-off</w:t>
        </w:r>
      </w:ins>
      <w:r>
        <w:t xml:space="preserve"> point but instead a point at which the score begins to diminish rapidly, seen by the first curve of the sigmoid below. A higher confidence inversely affects the severity of the curve, resulting in a flatter score distribution and thus more evenly weighted across all distance, i.e. a high confidence of 100 will effectively cause points at 0m and 3m to have identical weightage. The confidence level of 2.87 is determined to be the highest accuracy based on comparisons to testing with personal equipment in </w:t>
      </w:r>
      <w:del w:id="141" w:author="Puay Ping KOH (LTA)" w:date="2026-06-25T09:19:00Z" w16du:dateUtc="2026-06-25T01:19:00Z">
        <w:r w:rsidDel="0043288F">
          <w:delText>my neighborhood</w:delText>
        </w:r>
      </w:del>
      <w:ins w:id="142" w:author="Puay Ping KOH (LTA)" w:date="2026-06-25T09:19:00Z" w16du:dateUtc="2026-06-25T01:19:00Z">
        <w:r w:rsidR="0043288F">
          <w:t>a selected area</w:t>
        </w:r>
      </w:ins>
      <w:r>
        <w:t xml:space="preserve"> (</w:t>
      </w:r>
      <w:ins w:id="143" w:author="Puay Ping KOH (LTA)" w:date="2026-06-25T09:20:00Z" w16du:dateUtc="2026-06-25T01:20:00Z">
        <w:r w:rsidR="0043288F">
          <w:t xml:space="preserve">e.g. </w:t>
        </w:r>
      </w:ins>
      <w:r>
        <w:t xml:space="preserve">smartwatch's baro altimeter). </w:t>
      </w:r>
      <w:del w:id="144" w:author="Puay Ping KOH (LTA)" w:date="2026-06-25T09:20:00Z" w16du:dateUtc="2026-06-25T01:20:00Z">
        <w:r w:rsidDel="0043288F">
          <w:delText>This value can 100% be refined further, but the largest point of error now isn't my equipment accuracy but much more so the LiDAR accuracy.</w:delText>
        </w:r>
      </w:del>
    </w:p>
    <w:p w14:paraId="345EFA37" w14:textId="77777777" w:rsidR="009F57AD" w:rsidRDefault="00000000">
      <w:del w:id="145" w:author="Puay Ping KOH (LTA)" w:date="2026-06-25T09:19:00Z" w16du:dateUtc="2026-06-25T01:19:00Z">
        <w:r w:rsidDel="0043288F">
          <w:delText>!</w:delText>
        </w:r>
      </w:del>
      <w:r>
        <w:t>Sigmoid curve for point score calculation</w:t>
      </w:r>
    </w:p>
    <w:p w14:paraId="3AB1D896" w14:textId="77777777" w:rsidR="009F57AD" w:rsidRDefault="00000000">
      <w:pPr>
        <w:pStyle w:val="ListBullet"/>
      </w:pPr>
      <w:r>
        <w:t>Plot all points on a 3d graph such that Y = elevation, X = distance and Z = score</w:t>
      </w:r>
    </w:p>
    <w:p w14:paraId="53CECCB4" w14:textId="10A603F7" w:rsidR="009F57AD" w:rsidRDefault="00000000">
      <w:del w:id="146" w:author="Puay Ping KOH (LTA)" w:date="2026-06-25T09:21:00Z" w16du:dateUtc="2026-06-25T01:21:00Z">
        <w:r w:rsidDel="0043288F">
          <w:delText xml:space="preserve">Very hard to give typical range due to the incredible amount of inaccuracy in the LiDAR data, i.e. an average elevation of 50m because the equipment happened to scan a flock of birds. </w:delText>
        </w:r>
      </w:del>
      <w:r>
        <w:t xml:space="preserve">Within Singapore, the expected range is 0m to 15m. </w:t>
      </w:r>
      <w:del w:id="147" w:author="Puay Ping KOH (LTA)" w:date="2026-06-25T09:21:00Z" w16du:dateUtc="2026-06-25T01:21:00Z">
        <w:r w:rsidDel="0043288F">
          <w:delText>Unable to give a picture example of said graph because this is purely computational and for auditing. This graph is not used in final calculations.</w:delText>
        </w:r>
      </w:del>
    </w:p>
    <w:p w14:paraId="3F9009E8" w14:textId="77777777" w:rsidR="009F57AD" w:rsidRDefault="00000000">
      <w:pPr>
        <w:pStyle w:val="ListBullet"/>
      </w:pPr>
      <w:r>
        <w:t>Determine elevation using simple weighted aggregation</w:t>
      </w:r>
    </w:p>
    <w:p w14:paraId="13D8CE12" w14:textId="1402F1D6" w:rsidR="009F57AD" w:rsidRDefault="00000000">
      <w:r>
        <w:t xml:space="preserve">Points closer to 0m have higher weightage in regards to elevation, based on computed score given the sigmoid function above. To be more specific, </w:t>
      </w:r>
      <w:del w:id="148" w:author="Puay Ping KOH (LTA)" w:date="2026-06-25T09:21:00Z" w16du:dateUtc="2026-06-25T01:21:00Z">
        <w:r w:rsidDel="001105AD">
          <w:delText xml:space="preserve">I used the </w:delText>
        </w:r>
      </w:del>
      <w:r>
        <w:t>inverse distance weighting formula below</w:t>
      </w:r>
      <w:ins w:id="149" w:author="Puay Ping KOH (LTA)" w:date="2026-06-25T09:21:00Z" w16du:dateUtc="2026-06-25T01:21:00Z">
        <w:r w:rsidR="001105AD">
          <w:t xml:space="preserve"> is being used</w:t>
        </w:r>
      </w:ins>
      <w:r>
        <w:t xml:space="preserve"> where E-hat is the resulting estimated elevation (the hat signifies estimated, wi being the weight of point i, and ei being the elevation of point i. Further clarification: weight = score, the number calcul</w:t>
      </w:r>
      <w:ins w:id="150" w:author="Puay Ping KOH (LTA)" w:date="2026-06-25T09:22:00Z" w16du:dateUtc="2026-06-25T01:22:00Z">
        <w:r w:rsidR="001105AD">
          <w:t>a</w:t>
        </w:r>
      </w:ins>
      <w:r>
        <w:t>ted from the sigmoid curve above.</w:t>
      </w:r>
    </w:p>
    <w:p w14:paraId="7F663245" w14:textId="77777777" w:rsidR="009F57AD" w:rsidRDefault="00000000">
      <w:del w:id="151" w:author="Puay Ping KOH (LTA)" w:date="2026-06-25T09:22:00Z" w16du:dateUtc="2026-06-25T01:22:00Z">
        <w:r w:rsidDel="001105AD">
          <w:delText>!</w:delText>
        </w:r>
      </w:del>
      <w:r>
        <w:t>Inverse distance weighting formula</w:t>
      </w:r>
    </w:p>
    <w:p w14:paraId="0EA387F1" w14:textId="77777777" w:rsidR="009F57AD" w:rsidRDefault="00000000">
      <w:r>
        <w:rPr>
          <w:b/>
        </w:rPr>
        <w:t>REASONING</w:t>
      </w:r>
    </w:p>
    <w:p w14:paraId="32A2DA3B" w14:textId="77777777" w:rsidR="009F57AD" w:rsidRDefault="00000000">
      <w:pPr>
        <w:pStyle w:val="ListBullet"/>
      </w:pPr>
      <w:r>
        <w:t>3m search radius balances spatial specificity against the risk of insufficient point density in any single capture</w:t>
      </w:r>
    </w:p>
    <w:p w14:paraId="2C9ACD52" w14:textId="77777777" w:rsidR="009F57AD" w:rsidRDefault="00000000">
      <w:pPr>
        <w:pStyle w:val="ListBullet"/>
      </w:pPr>
      <w:r>
        <w:t>inverse distance weighting is an established spatial interpolation technique that preserves the intuition that nearer measurements are more representative of a target location</w:t>
      </w:r>
    </w:p>
    <w:p w14:paraId="49C38BFE" w14:textId="77777777" w:rsidR="009F57AD" w:rsidRDefault="00000000">
      <w:pPr>
        <w:pStyle w:val="ListBullet"/>
      </w:pPr>
      <w:r>
        <w:t>logistic function is used to model confidence as a function of point count because density exhibits diminishing returns on estimate reliability i.e the difference between 1 and 10 points is significant, while the difference between 100 and 110 is negligible</w:t>
      </w:r>
    </w:p>
    <w:p w14:paraId="6DDE7ADE" w14:textId="77777777" w:rsidR="009F57AD" w:rsidRDefault="00000000">
      <w:pPr>
        <w:pStyle w:val="ListBullet"/>
      </w:pPr>
      <w:r>
        <w:t>Weighted aggregation over distance-scaled scores produces a single elevation estimate that is robust to outlier points at the periphery of the search radius</w:t>
      </w:r>
    </w:p>
    <w:p w14:paraId="0B1C908F" w14:textId="77777777" w:rsidR="009F57AD" w:rsidRDefault="00000000">
      <w:pPr>
        <w:pStyle w:val="Heading4"/>
      </w:pPr>
      <w:r>
        <w:lastRenderedPageBreak/>
        <w:t>2.4.2.2 Curvature</w:t>
      </w:r>
    </w:p>
    <w:p w14:paraId="61E285CE" w14:textId="754B1082" w:rsidR="009F57AD" w:rsidRDefault="00000000">
      <w:pPr>
        <w:pStyle w:val="ListBullet"/>
      </w:pPr>
      <w:r>
        <w:t xml:space="preserve">Path is snapped to nearest GIS path centreline; uses the facility under </w:t>
      </w:r>
      <w:ins w:id="152" w:author="Puay Ping KOH (LTA)" w:date="2026-06-25T09:22:00Z" w16du:dateUtc="2026-06-25T01:22:00Z">
        <w:r w:rsidR="001105AD">
          <w:t xml:space="preserve">this </w:t>
        </w:r>
      </w:ins>
      <w:r>
        <w:t>priority cycling&gt;shared&gt;footpath, i.e. if side by side cycling path/footpath, curvature will always use cycling path</w:t>
      </w:r>
    </w:p>
    <w:p w14:paraId="4A341118" w14:textId="77777777" w:rsidR="009F57AD" w:rsidRDefault="00000000">
      <w:pPr>
        <w:pStyle w:val="ListBullet"/>
      </w:pPr>
      <w:r>
        <w:t>Buffer of 5m radius to prevent across the road problems</w:t>
      </w:r>
    </w:p>
    <w:p w14:paraId="4A8096B7" w14:textId="77777777" w:rsidR="009F57AD" w:rsidRDefault="00000000">
      <w:del w:id="153" w:author="Puay Ping KOH (LTA)" w:date="2026-06-25T09:22:00Z" w16du:dateUtc="2026-06-25T01:22:00Z">
        <w:r w:rsidDel="001105AD">
          <w:delText>!</w:delText>
        </w:r>
      </w:del>
      <w:r>
        <w:t>5m buffer zone diagram</w:t>
      </w:r>
    </w:p>
    <w:p w14:paraId="4222D1E2" w14:textId="77777777" w:rsidR="009F57AD" w:rsidRDefault="00000000">
      <w:r>
        <w:rPr>
          <w:b/>
        </w:rPr>
        <w:t>ALONG PATH</w:t>
      </w:r>
    </w:p>
    <w:p w14:paraId="4CDA980D" w14:textId="77777777" w:rsidR="009F57AD" w:rsidRDefault="00000000">
      <w:pPr>
        <w:pStyle w:val="ListBullet"/>
      </w:pPr>
      <w:r>
        <w:t>Within 5m (this is the radius we see) the path line found previously is densified to 0.5m spaced points and slides in consecutive triplet points (as in 0m is point A, 0.5m is point B, etc), one area can have many of these triplets</w:t>
      </w:r>
    </w:p>
    <w:p w14:paraId="79081977" w14:textId="77777777" w:rsidR="009F57AD" w:rsidRDefault="00000000">
      <w:pPr>
        <w:pStyle w:val="ListBullet"/>
      </w:pPr>
      <w:r>
        <w:t>The algorithm fits a circle that passes through any 3 points using this: R = (a * b * c) / (4 / Area) where area is derived from Heron's formula</w:t>
      </w:r>
    </w:p>
    <w:p w14:paraId="46C5D5E7" w14:textId="77777777" w:rsidR="009F57AD" w:rsidRDefault="00000000">
      <w:pPr>
        <w:pStyle w:val="ListBullet"/>
      </w:pPr>
      <w:r>
        <w:t>Passes through these rejection criteria: Nearly straight (collinear) abc points skipped (straight), micro-triangle abc points under 0.35m each side is skipped (inaccurate), lopsided abc (one long side one short side etc) skipped (inaccurate). Exact numbers are if long end is 3x the short end</w:t>
      </w:r>
    </w:p>
    <w:p w14:paraId="2EABD982" w14:textId="77777777" w:rsidR="009F57AD" w:rsidRDefault="00000000">
      <w:r>
        <w:t>Points ABC form lines AB and BC. Lopsided 3x signifies that AB:BC &gt; 1:3 or vice versa.</w:t>
      </w:r>
    </w:p>
    <w:p w14:paraId="11C41ADC" w14:textId="77777777" w:rsidR="009F57AD" w:rsidRDefault="00000000">
      <w:r>
        <w:t>!Triplet lopsided rejection diagram</w:t>
      </w:r>
    </w:p>
    <w:p w14:paraId="2B471A1A" w14:textId="77777777" w:rsidR="009F57AD" w:rsidRDefault="00000000">
      <w:pPr>
        <w:pStyle w:val="ListBullet"/>
      </w:pPr>
      <w:r>
        <w:t>Now we have a few non-rejected abc triplets, use the worst case (minimum radius)</w:t>
      </w:r>
    </w:p>
    <w:p w14:paraId="61C1296A" w14:textId="77777777" w:rsidR="009F57AD" w:rsidRDefault="00000000">
      <w:r>
        <w:rPr>
          <w:b/>
        </w:rPr>
        <w:t>PATH INTERSECTION</w:t>
      </w:r>
    </w:p>
    <w:p w14:paraId="4A5EBCC5" w14:textId="77777777" w:rsidR="009F57AD" w:rsidRDefault="00000000">
      <w:pPr>
        <w:pStyle w:val="ListBullet"/>
      </w:pPr>
      <w:r>
        <w:t>If no sharp turn, run this, so if got sharp turn + path intersection, always will show sharp turn</w:t>
      </w:r>
    </w:p>
    <w:p w14:paraId="2F7CB5AC" w14:textId="77777777" w:rsidR="009F57AD" w:rsidRDefault="00000000">
      <w:pPr>
        <w:pStyle w:val="ListBullet"/>
      </w:pPr>
      <w:r>
        <w:t>Any vertex deflection angle &gt; 45 deg</w:t>
      </w:r>
    </w:p>
    <w:p w14:paraId="5E5254BC" w14:textId="77777777" w:rsidR="009F57AD" w:rsidRDefault="00000000">
      <w:pPr>
        <w:pStyle w:val="ListBullet"/>
      </w:pPr>
      <w:r>
        <w:t>Must have &gt;1m arm lengths (to account for drawing error)</w:t>
      </w:r>
    </w:p>
    <w:p w14:paraId="1789948E" w14:textId="77777777" w:rsidR="009F57AD" w:rsidRDefault="00000000">
      <w:r>
        <w:t>!Path intersection deflection angle diagram</w:t>
      </w:r>
    </w:p>
    <w:p w14:paraId="1414C06A" w14:textId="77777777" w:rsidR="009F57AD" w:rsidRDefault="00000000">
      <w:r>
        <w:rPr>
          <w:b/>
        </w:rPr>
        <w:t>EXACT NUMBER JUSTIFICATIONS</w:t>
      </w:r>
    </w:p>
    <w:p w14:paraId="7B265827" w14:textId="77777777" w:rsidR="009F57AD" w:rsidRDefault="00000000">
      <w:pPr>
        <w:pStyle w:val="ListBullet"/>
      </w:pPr>
      <w:r>
        <w:t>0.5m densify spacing: any smaller, detection becomes too sensitive. Any higher, not enough points. Each triplet here spans roughly 1m and 5-6deg arc of a 10m circle</w:t>
      </w:r>
    </w:p>
    <w:p w14:paraId="0910D279" w14:textId="77777777" w:rsidR="009F57AD" w:rsidRDefault="00000000">
      <w:pPr>
        <w:pStyle w:val="ListBullet"/>
      </w:pPr>
      <w:r>
        <w:t>0.35m min triplet leg: GIS data shows this to be the breaking point where any smaller, centreline noise/inaccuracy starts to take ove</w:t>
      </w:r>
    </w:p>
    <w:p w14:paraId="65671AA3" w14:textId="77777777" w:rsidR="009F57AD" w:rsidRDefault="00000000">
      <w:pPr>
        <w:pStyle w:val="Heading4"/>
      </w:pPr>
      <w:r>
        <w:t>2.4.3 Attributes Coded by Logic Rules</w:t>
      </w:r>
    </w:p>
    <w:p w14:paraId="3F75BF46" w14:textId="77777777" w:rsidR="009F57AD" w:rsidRDefault="00000000">
      <w:r>
        <w:t xml:space="preserve">Logic rules apply a </w:t>
      </w:r>
      <w:r>
        <w:rPr>
          <w:b/>
        </w:rPr>
        <w:t>cascade system</w:t>
      </w:r>
      <w:r>
        <w:t xml:space="preserve"> based on what surface types the CV model detects in the image. Each step overrides the previous if its trigger condition is met:</w:t>
      </w:r>
    </w:p>
    <w:tbl>
      <w:tblPr>
        <w:tblStyle w:val="TableGrid"/>
        <w:tblW w:w="0" w:type="auto"/>
        <w:tblLook w:val="04A0" w:firstRow="1" w:lastRow="0" w:firstColumn="1" w:lastColumn="0" w:noHBand="0" w:noVBand="1"/>
      </w:tblPr>
      <w:tblGrid>
        <w:gridCol w:w="2876"/>
        <w:gridCol w:w="2877"/>
        <w:gridCol w:w="2877"/>
      </w:tblGrid>
      <w:tr w:rsidR="009F57AD" w14:paraId="6BCAD8C0" w14:textId="77777777">
        <w:tc>
          <w:tcPr>
            <w:tcW w:w="2880" w:type="dxa"/>
            <w:shd w:val="clear" w:color="auto" w:fill="EDF2F7"/>
          </w:tcPr>
          <w:p w14:paraId="2337B507" w14:textId="77777777" w:rsidR="009F57AD" w:rsidRDefault="00000000">
            <w:r>
              <w:rPr>
                <w:b/>
                <w:sz w:val="18"/>
              </w:rPr>
              <w:t>Step</w:t>
            </w:r>
          </w:p>
        </w:tc>
        <w:tc>
          <w:tcPr>
            <w:tcW w:w="2880" w:type="dxa"/>
            <w:shd w:val="clear" w:color="auto" w:fill="EDF2F7"/>
          </w:tcPr>
          <w:p w14:paraId="2B2883CB" w14:textId="77777777" w:rsidR="009F57AD" w:rsidRDefault="00000000">
            <w:r>
              <w:rPr>
                <w:b/>
                <w:sz w:val="18"/>
              </w:rPr>
              <w:t>Trigger Condition</w:t>
            </w:r>
          </w:p>
        </w:tc>
        <w:tc>
          <w:tcPr>
            <w:tcW w:w="2880" w:type="dxa"/>
            <w:shd w:val="clear" w:color="auto" w:fill="EDF2F7"/>
          </w:tcPr>
          <w:p w14:paraId="4C54C9B4" w14:textId="77777777" w:rsidR="009F57AD" w:rsidRDefault="00000000">
            <w:r>
              <w:rPr>
                <w:b/>
                <w:sz w:val="18"/>
              </w:rPr>
              <w:t>Key Attributes Set</w:t>
            </w:r>
          </w:p>
        </w:tc>
      </w:tr>
      <w:tr w:rsidR="009F57AD" w14:paraId="077AE158" w14:textId="77777777">
        <w:tc>
          <w:tcPr>
            <w:tcW w:w="2880" w:type="dxa"/>
          </w:tcPr>
          <w:p w14:paraId="5FEA4033" w14:textId="77777777" w:rsidR="009F57AD" w:rsidRDefault="00000000">
            <w:r>
              <w:rPr>
                <w:b/>
                <w:sz w:val="18"/>
              </w:rPr>
              <w:t>Step 1 — Default</w:t>
            </w:r>
          </w:p>
        </w:tc>
        <w:tc>
          <w:tcPr>
            <w:tcW w:w="2880" w:type="dxa"/>
          </w:tcPr>
          <w:p w14:paraId="38ADC782" w14:textId="77777777" w:rsidR="009F57AD" w:rsidRDefault="00000000">
            <w:r>
              <w:rPr>
                <w:sz w:val="18"/>
              </w:rPr>
              <w:t>Always applied first</w:t>
            </w:r>
          </w:p>
        </w:tc>
        <w:tc>
          <w:tcPr>
            <w:tcW w:w="2880" w:type="dxa"/>
          </w:tcPr>
          <w:p w14:paraId="7DCB9E0A" w14:textId="77777777" w:rsidR="009F57AD" w:rsidRDefault="00000000">
            <w:r>
              <w:rPr>
                <w:sz w:val="18"/>
              </w:rPr>
              <w:t>Facility Type = Sidewalk, Light Seg. = Present, Delineation = Not Present</w:t>
            </w:r>
          </w:p>
        </w:tc>
      </w:tr>
      <w:tr w:rsidR="009F57AD" w14:paraId="597CE278" w14:textId="77777777">
        <w:tc>
          <w:tcPr>
            <w:tcW w:w="2880" w:type="dxa"/>
          </w:tcPr>
          <w:p w14:paraId="10239C40" w14:textId="77777777" w:rsidR="009F57AD" w:rsidRDefault="00000000">
            <w:r>
              <w:rPr>
                <w:b/>
                <w:sz w:val="18"/>
              </w:rPr>
              <w:lastRenderedPageBreak/>
              <w:t>Step 2 — Cycling Path</w:t>
            </w:r>
          </w:p>
        </w:tc>
        <w:tc>
          <w:tcPr>
            <w:tcW w:w="2880" w:type="dxa"/>
          </w:tcPr>
          <w:p w14:paraId="412E0E54" w14:textId="77777777" w:rsidR="009F57AD" w:rsidRDefault="00000000">
            <w:r>
              <w:rPr>
                <w:sz w:val="18"/>
              </w:rPr>
              <w:t>Cycling/Wet Cycling surface in bottom 20% of image</w:t>
            </w:r>
          </w:p>
        </w:tc>
        <w:tc>
          <w:tcPr>
            <w:tcW w:w="2880" w:type="dxa"/>
          </w:tcPr>
          <w:p w14:paraId="1EE88682" w14:textId="77777777" w:rsidR="009F57AD" w:rsidRDefault="00000000">
            <w:r>
              <w:rPr>
                <w:sz w:val="18"/>
              </w:rPr>
              <w:t>Facility Type = Off-Road Bicycle Path, Delineation = Present</w:t>
            </w:r>
          </w:p>
        </w:tc>
      </w:tr>
      <w:tr w:rsidR="009F57AD" w14:paraId="3AF1B110" w14:textId="77777777">
        <w:tc>
          <w:tcPr>
            <w:tcW w:w="2880" w:type="dxa"/>
          </w:tcPr>
          <w:p w14:paraId="27090D1B" w14:textId="77777777" w:rsidR="009F57AD" w:rsidRDefault="00000000">
            <w:r>
              <w:rPr>
                <w:b/>
                <w:sz w:val="18"/>
              </w:rPr>
              <w:t>Step 3 — Red Stripe</w:t>
            </w:r>
          </w:p>
        </w:tc>
        <w:tc>
          <w:tcPr>
            <w:tcW w:w="2880" w:type="dxa"/>
          </w:tcPr>
          <w:p w14:paraId="214893C9" w14:textId="77777777" w:rsidR="009F57AD" w:rsidRDefault="00000000">
            <w:r>
              <w:rPr>
                <w:sz w:val="18"/>
              </w:rPr>
              <w:t>Red Stripe surface in bottom 20% of image</w:t>
            </w:r>
          </w:p>
        </w:tc>
        <w:tc>
          <w:tcPr>
            <w:tcW w:w="2880" w:type="dxa"/>
          </w:tcPr>
          <w:p w14:paraId="785A4ABA" w14:textId="77777777" w:rsidR="009F57AD" w:rsidRDefault="00000000">
            <w:r>
              <w:rPr>
                <w:sz w:val="18"/>
              </w:rPr>
              <w:t>Facility Type = Multi-Use Path, Delineation = Present</w:t>
            </w:r>
          </w:p>
        </w:tc>
      </w:tr>
      <w:tr w:rsidR="009F57AD" w14:paraId="6A4E9022" w14:textId="77777777">
        <w:tc>
          <w:tcPr>
            <w:tcW w:w="2880" w:type="dxa"/>
          </w:tcPr>
          <w:p w14:paraId="65229770" w14:textId="77777777" w:rsidR="009F57AD" w:rsidRDefault="00000000">
            <w:r>
              <w:rPr>
                <w:b/>
                <w:sz w:val="18"/>
              </w:rPr>
              <w:t>Step 4 — Traffic Crossing</w:t>
            </w:r>
          </w:p>
        </w:tc>
        <w:tc>
          <w:tcPr>
            <w:tcW w:w="2880" w:type="dxa"/>
          </w:tcPr>
          <w:p w14:paraId="7B18A1B7" w14:textId="77777777" w:rsidR="009F57AD" w:rsidRDefault="00000000">
            <w:r>
              <w:rPr>
                <w:sz w:val="18"/>
              </w:rPr>
              <w:t>Traffic Crossing markings ≥ 80% of bottom 10%</w:t>
            </w:r>
          </w:p>
        </w:tc>
        <w:tc>
          <w:tcPr>
            <w:tcW w:w="2880" w:type="dxa"/>
          </w:tcPr>
          <w:p w14:paraId="7B00D73F" w14:textId="77777777" w:rsidR="009F57AD" w:rsidRDefault="00000000">
            <w:r>
              <w:rPr>
                <w:sz w:val="18"/>
              </w:rPr>
              <w:t>Facility Type = Mixed Traffic, Crossing Facility = Present, Intersection = Present</w:t>
            </w:r>
          </w:p>
        </w:tc>
      </w:tr>
      <w:tr w:rsidR="009F57AD" w14:paraId="246BAC9B" w14:textId="77777777">
        <w:tc>
          <w:tcPr>
            <w:tcW w:w="2880" w:type="dxa"/>
          </w:tcPr>
          <w:p w14:paraId="62FC591E" w14:textId="77777777" w:rsidR="009F57AD" w:rsidRDefault="00000000">
            <w:r>
              <w:rPr>
                <w:b/>
                <w:sz w:val="18"/>
              </w:rPr>
              <w:t>Step 5 — Zebra Crossing</w:t>
            </w:r>
          </w:p>
        </w:tc>
        <w:tc>
          <w:tcPr>
            <w:tcW w:w="2880" w:type="dxa"/>
          </w:tcPr>
          <w:p w14:paraId="05F3BBE7" w14:textId="77777777" w:rsidR="009F57AD" w:rsidRDefault="00000000">
            <w:r>
              <w:rPr>
                <w:sz w:val="18"/>
              </w:rPr>
              <w:t>Zebra crossing ≥ 80% of bottom 10%</w:t>
            </w:r>
          </w:p>
        </w:tc>
        <w:tc>
          <w:tcPr>
            <w:tcW w:w="2880" w:type="dxa"/>
          </w:tcPr>
          <w:p w14:paraId="727C44E3" w14:textId="3C887E83" w:rsidR="009F57AD" w:rsidRDefault="00000000">
            <w:r>
              <w:rPr>
                <w:sz w:val="18"/>
              </w:rPr>
              <w:t>Same as Step 4</w:t>
            </w:r>
            <w:del w:id="154" w:author="Puay Ping KOH (LTA)" w:date="2026-06-25T09:24:00Z" w16du:dateUtc="2026-06-25T01:24:00Z">
              <w:r w:rsidDel="001105AD">
                <w:rPr>
                  <w:sz w:val="18"/>
                </w:rPr>
                <w:delText xml:space="preserve">, </w:delText>
              </w:r>
              <w:commentRangeStart w:id="155"/>
              <w:r w:rsidDel="001105AD">
                <w:rPr>
                  <w:sz w:val="18"/>
                </w:rPr>
                <w:delText>but Lanes on Intersecting Road = 1</w:delText>
              </w:r>
            </w:del>
            <w:commentRangeEnd w:id="155"/>
            <w:r w:rsidR="001105AD">
              <w:rPr>
                <w:rStyle w:val="CommentReference"/>
                <w:sz w:val="21"/>
                <w:szCs w:val="22"/>
              </w:rPr>
              <w:commentReference w:id="155"/>
            </w:r>
          </w:p>
        </w:tc>
      </w:tr>
      <w:tr w:rsidR="009F57AD" w14:paraId="01E40D4E" w14:textId="77777777">
        <w:tc>
          <w:tcPr>
            <w:tcW w:w="2880" w:type="dxa"/>
          </w:tcPr>
          <w:p w14:paraId="51C97EC3" w14:textId="77777777" w:rsidR="009F57AD" w:rsidRDefault="00000000">
            <w:r>
              <w:rPr>
                <w:b/>
                <w:sz w:val="18"/>
              </w:rPr>
              <w:t>Step 6 — Road Surface</w:t>
            </w:r>
          </w:p>
        </w:tc>
        <w:tc>
          <w:tcPr>
            <w:tcW w:w="2880" w:type="dxa"/>
          </w:tcPr>
          <w:p w14:paraId="3A10F17B" w14:textId="77777777" w:rsidR="009F57AD" w:rsidRDefault="00000000">
            <w:r>
              <w:rPr>
                <w:sz w:val="18"/>
              </w:rPr>
              <w:t>Road pixels ≥ 80% of bottom 10%</w:t>
            </w:r>
          </w:p>
        </w:tc>
        <w:tc>
          <w:tcPr>
            <w:tcW w:w="2880" w:type="dxa"/>
          </w:tcPr>
          <w:p w14:paraId="370CD214" w14:textId="77777777" w:rsidR="009F57AD" w:rsidRDefault="00000000">
            <w:r>
              <w:rPr>
                <w:sz w:val="18"/>
              </w:rPr>
              <w:t>Facility Type = Mixed Traffic, Light Seg. = Not Present, Adj. Road 0–1m = Present</w:t>
            </w:r>
          </w:p>
        </w:tc>
      </w:tr>
    </w:tbl>
    <w:p w14:paraId="24DF1A1E" w14:textId="77777777" w:rsidR="009F57AD" w:rsidRDefault="009F57AD"/>
    <w:p w14:paraId="1DF9ADE5" w14:textId="77777777" w:rsidR="009F57AD" w:rsidRDefault="00000000">
      <w:pPr>
        <w:pStyle w:val="Heading3"/>
        <w:spacing w:before="160"/>
      </w:pPr>
      <w:r>
        <w:t>2.5 Manual Review</w:t>
      </w:r>
    </w:p>
    <w:p w14:paraId="0E90EF21" w14:textId="77777777" w:rsidR="009F57AD" w:rsidRDefault="00000000">
      <w:r>
        <w:t>You can override any coded value directly in the table. The page also shows:</w:t>
      </w:r>
    </w:p>
    <w:p w14:paraId="69327CA8" w14:textId="77777777" w:rsidR="009F57AD" w:rsidRDefault="00000000">
      <w:pPr>
        <w:pStyle w:val="ListBullet"/>
      </w:pPr>
      <w:r>
        <w:rPr>
          <w:b/>
        </w:rPr>
        <w:t>risk score updates (on-the-fly)</w:t>
      </w:r>
      <w:r>
        <w:t xml:space="preserve"> for the selected segment as you change values</w:t>
      </w:r>
    </w:p>
    <w:p w14:paraId="75346EB5" w14:textId="77777777" w:rsidR="004F63A7" w:rsidRDefault="004F63A7" w:rsidP="004F63A7">
      <w:pPr>
        <w:pStyle w:val="ListBullet"/>
        <w:rPr>
          <w:moveTo w:id="156" w:author="Puay Ping KOH (LTA)" w:date="2026-06-25T09:33:00Z" w16du:dateUtc="2026-06-25T01:33:00Z"/>
        </w:rPr>
      </w:pPr>
      <w:moveToRangeStart w:id="157" w:author="Puay Ping KOH (LTA)" w:date="2026-06-25T09:33:00Z" w:name="move233272430"/>
      <w:moveTo w:id="158" w:author="Puay Ping KOH (LTA)" w:date="2026-06-25T09:33:00Z" w16du:dateUtc="2026-06-25T01:33:00Z">
        <w:r>
          <w:rPr>
            <w:b/>
          </w:rPr>
          <w:t>field-source provenance</w:t>
        </w:r>
        <w:r>
          <w:t xml:space="preserve"> showing whether each value came from CV, GIS, logic rules, or manual entry</w:t>
        </w:r>
      </w:moveTo>
    </w:p>
    <w:moveToRangeEnd w:id="157"/>
    <w:p w14:paraId="50E537A9" w14:textId="77777777" w:rsidR="009F57AD" w:rsidRDefault="00000000">
      <w:pPr>
        <w:pStyle w:val="ListBullet"/>
      </w:pPr>
      <w:r>
        <w:rPr>
          <w:b/>
        </w:rPr>
        <w:t>boxed attributes</w:t>
      </w:r>
      <w:r>
        <w:t xml:space="preserve"> highlighting fields that have been manually overwritten</w:t>
      </w:r>
    </w:p>
    <w:p w14:paraId="04952730" w14:textId="77777777" w:rsidR="009F57AD" w:rsidRDefault="00000000">
      <w:pPr>
        <w:pStyle w:val="ListBullet"/>
      </w:pPr>
      <w:r>
        <w:t xml:space="preserve">a </w:t>
      </w:r>
      <w:r>
        <w:rPr>
          <w:b/>
        </w:rPr>
        <w:t>validation summary table</w:t>
      </w:r>
      <w:r>
        <w:t xml:space="preserve"> comparing the percentage of attributes overwritten against the stored autocoded baseline</w:t>
      </w:r>
    </w:p>
    <w:p w14:paraId="690D1947" w14:textId="172157DD" w:rsidR="009F57AD" w:rsidDel="004F63A7" w:rsidRDefault="00000000">
      <w:pPr>
        <w:pStyle w:val="ListBullet"/>
        <w:rPr>
          <w:moveFrom w:id="159" w:author="Puay Ping KOH (LTA)" w:date="2026-06-25T09:33:00Z" w16du:dateUtc="2026-06-25T01:33:00Z"/>
        </w:rPr>
      </w:pPr>
      <w:moveFromRangeStart w:id="160" w:author="Puay Ping KOH (LTA)" w:date="2026-06-25T09:33:00Z" w:name="move233272430"/>
      <w:moveFrom w:id="161" w:author="Puay Ping KOH (LTA)" w:date="2026-06-25T09:33:00Z" w16du:dateUtc="2026-06-25T01:33:00Z">
        <w:r w:rsidDel="004F63A7">
          <w:rPr>
            <w:b/>
          </w:rPr>
          <w:t>field-source provenance</w:t>
        </w:r>
        <w:r w:rsidDel="004F63A7">
          <w:t xml:space="preserve"> showing whether each value came from CV, GIS, logic rules, or manual entry</w:t>
        </w:r>
      </w:moveFrom>
    </w:p>
    <w:moveFromRangeEnd w:id="160"/>
    <w:p w14:paraId="368FA584" w14:textId="3F19B644" w:rsidR="009F57AD" w:rsidRDefault="00000000">
      <w:pPr>
        <w:pStyle w:val="Heading3"/>
        <w:spacing w:before="160"/>
      </w:pPr>
      <w:r>
        <w:t xml:space="preserve">2.6 </w:t>
      </w:r>
      <w:del w:id="162" w:author="Puay Ping KOH (LTA)" w:date="2026-06-25T09:32:00Z" w16du:dateUtc="2026-06-25T01:32:00Z">
        <w:r w:rsidDel="004F63A7">
          <w:delText>Details and GIS Context</w:delText>
        </w:r>
      </w:del>
      <w:ins w:id="163" w:author="Puay Ping KOH (LTA)" w:date="2026-06-25T09:32:00Z" w16du:dateUtc="2026-06-25T01:32:00Z">
        <w:r w:rsidR="004F63A7">
          <w:t>Map Preview &amp; Analysis</w:t>
        </w:r>
      </w:ins>
    </w:p>
    <w:p w14:paraId="3FCD81EF" w14:textId="77777777" w:rsidR="009F57AD" w:rsidRDefault="00000000">
      <w:r>
        <w:t xml:space="preserve">For supported attributes, the page can show extra spatial detail within a </w:t>
      </w:r>
      <w:r>
        <w:rPr>
          <w:b/>
        </w:rPr>
        <w:t>5m radius</w:t>
      </w:r>
      <w:r>
        <w:t xml:space="preserve"> of the current segment:</w:t>
      </w:r>
    </w:p>
    <w:p w14:paraId="49FE8484" w14:textId="374E6C53" w:rsidR="009F57AD" w:rsidRDefault="00000000">
      <w:pPr>
        <w:pStyle w:val="ListBullet"/>
      </w:pPr>
      <w:r>
        <w:t>nearby GIS layers (e.g. cycling path, footpath, MRT stations, bus stops</w:t>
      </w:r>
      <w:ins w:id="164" w:author="Puay Ping KOH (LTA)" w:date="2026-06-25T09:32:00Z" w16du:dateUtc="2026-06-25T01:32:00Z">
        <w:r w:rsidR="004F63A7">
          <w:t>, land ownership</w:t>
        </w:r>
      </w:ins>
      <w:r>
        <w:t>)</w:t>
      </w:r>
    </w:p>
    <w:p w14:paraId="442E9BDD" w14:textId="77777777" w:rsidR="009F57AD" w:rsidRDefault="00000000">
      <w:pPr>
        <w:pStyle w:val="ListBullet"/>
      </w:pPr>
      <w:r>
        <w:t>curvature visualization</w:t>
      </w:r>
    </w:p>
    <w:p w14:paraId="4B1E33F1" w14:textId="77777777" w:rsidR="009F57AD" w:rsidRDefault="00000000">
      <w:pPr>
        <w:pStyle w:val="ListBullet"/>
      </w:pPr>
      <w:r>
        <w:t>width visualization</w:t>
      </w:r>
    </w:p>
    <w:p w14:paraId="60BB8967" w14:textId="77777777" w:rsidR="009F57AD" w:rsidRDefault="00000000">
      <w:pPr>
        <w:pStyle w:val="ListBullet"/>
      </w:pPr>
      <w:r>
        <w:t>grade or gradient details when profile data is available</w:t>
      </w:r>
    </w:p>
    <w:p w14:paraId="159320FE" w14:textId="77777777" w:rsidR="009F57AD" w:rsidRDefault="00000000">
      <w:pPr>
        <w:pStyle w:val="Heading4"/>
      </w:pPr>
      <w:r>
        <w:t>Auto-enable GIS Layers on Analysis Overlay</w:t>
      </w:r>
    </w:p>
    <w:p w14:paraId="48656B51" w14:textId="4F4D31D1" w:rsidR="009F57AD" w:rsidRDefault="00000000">
      <w:r>
        <w:t xml:space="preserve">When you turn on the </w:t>
      </w:r>
      <w:r>
        <w:rPr>
          <w:b/>
        </w:rPr>
        <w:t>Analysis Overlay</w:t>
      </w:r>
      <w:r>
        <w:t xml:space="preserve"> toggle on the coding page map, PSAT automatically enables the </w:t>
      </w:r>
      <w:r>
        <w:rPr>
          <w:b/>
        </w:rPr>
        <w:t>Footpath</w:t>
      </w:r>
      <w:r>
        <w:t xml:space="preserve">, </w:t>
      </w:r>
      <w:r>
        <w:rPr>
          <w:b/>
        </w:rPr>
        <w:t>Cycling Path</w:t>
      </w:r>
      <w:r>
        <w:t xml:space="preserve">, and </w:t>
      </w:r>
      <w:r>
        <w:rPr>
          <w:b/>
        </w:rPr>
        <w:t>Shared Path</w:t>
      </w:r>
      <w:r>
        <w:t xml:space="preserve"> GIS layers so the overlay is always shown over visible path geometry. </w:t>
      </w:r>
      <w:ins w:id="165" w:author="Puay Ping KOH (LTA)" w:date="2026-06-25T09:44:00Z" w16du:dateUtc="2026-06-25T01:44:00Z">
        <w:r w:rsidR="007078DB">
          <w:t xml:space="preserve">There should be a black hollow circle (with 5m radius) </w:t>
        </w:r>
      </w:ins>
      <w:ins w:id="166" w:author="Puay Ping KOH (LTA)" w:date="2026-06-25T09:45:00Z" w16du:dateUtc="2026-06-25T01:45:00Z">
        <w:r w:rsidR="007078DB">
          <w:t>showing the features (i</w:t>
        </w:r>
      </w:ins>
      <w:ins w:id="167" w:author="Puay Ping KOH (LTA)" w:date="2026-06-25T09:46:00Z" w16du:dateUtc="2026-06-25T01:46:00Z">
        <w:r w:rsidR="007078DB">
          <w:t xml:space="preserve">.e. </w:t>
        </w:r>
      </w:ins>
      <w:ins w:id="168" w:author="Puay Ping KOH (LTA)" w:date="2026-06-25T09:45:00Z" w16du:dateUtc="2026-06-25T01:45:00Z">
        <w:r w:rsidR="007078DB">
          <w:t xml:space="preserve">radius, width) snapped to the image. </w:t>
        </w:r>
      </w:ins>
      <w:del w:id="169" w:author="Puay Ping KOH (LTA)" w:date="2026-06-25T09:36:00Z" w16du:dateUtc="2026-06-25T01:36:00Z">
        <w:r w:rsidDel="004F63A7">
          <w:delText>These layers are never auto-disabled — you can manually toggle them off if you do not need them.</w:delText>
        </w:r>
      </w:del>
    </w:p>
    <w:p w14:paraId="75D2E15B" w14:textId="77777777" w:rsidR="009F57AD" w:rsidRDefault="00000000">
      <w:pPr>
        <w:pStyle w:val="Heading4"/>
      </w:pPr>
      <w:commentRangeStart w:id="170"/>
      <w:r>
        <w:t>Filtered Segments from Path Analysis</w:t>
      </w:r>
    </w:p>
    <w:p w14:paraId="361C6595" w14:textId="77777777" w:rsidR="009F57AD" w:rsidRDefault="00000000">
      <w:r>
        <w:t xml:space="preserve">If you navigate to the Coding page directly from Path Analysis (by clicking a segment on the Path Analysis map), the coding page map will show </w:t>
      </w:r>
      <w:r>
        <w:rPr>
          <w:b/>
        </w:rPr>
        <w:t>only the segments that were visible in your active filter</w:t>
      </w:r>
      <w:r>
        <w:t>. The currently selected segment is always shown regardless of the filter. This makes it easier to focus on a specific subset while coding without losing your analysis context.</w:t>
      </w:r>
      <w:commentRangeEnd w:id="170"/>
      <w:r w:rsidR="007078DB">
        <w:rPr>
          <w:rStyle w:val="CommentReference"/>
          <w:sz w:val="21"/>
          <w:szCs w:val="22"/>
        </w:rPr>
        <w:commentReference w:id="170"/>
      </w:r>
    </w:p>
    <w:p w14:paraId="7A71D2FA" w14:textId="77777777" w:rsidR="009F57AD" w:rsidRDefault="00000000">
      <w:pPr>
        <w:pStyle w:val="Heading3"/>
        <w:spacing w:before="160"/>
      </w:pPr>
      <w:r>
        <w:lastRenderedPageBreak/>
        <w:t>2.7 Save and Progress Tracking</w:t>
      </w:r>
    </w:p>
    <w:p w14:paraId="7BB7B674" w14:textId="77777777" w:rsidR="009F57AD" w:rsidRDefault="00000000">
      <w:r>
        <w:t>After review:</w:t>
      </w:r>
    </w:p>
    <w:p w14:paraId="51DF873C" w14:textId="7A4F9C67" w:rsidR="009F57AD" w:rsidRDefault="00000000">
      <w:pPr>
        <w:pStyle w:val="ListBullet"/>
      </w:pPr>
      <w:r>
        <w:t xml:space="preserve">save your attribute edits to persist them </w:t>
      </w:r>
      <w:del w:id="171" w:author="Puay Ping KOH (LTA)" w:date="2026-06-25T09:49:00Z" w16du:dateUtc="2026-06-25T01:49:00Z">
        <w:r w:rsidDel="007078DB">
          <w:delText>and recalculate risk scores</w:delText>
        </w:r>
      </w:del>
    </w:p>
    <w:p w14:paraId="0753F5D2" w14:textId="347C30D4" w:rsidR="009F57AD" w:rsidRDefault="00000000">
      <w:pPr>
        <w:pStyle w:val="ListBullet"/>
      </w:pPr>
      <w:r>
        <w:t xml:space="preserve">update the </w:t>
      </w:r>
      <w:r>
        <w:rPr>
          <w:b/>
        </w:rPr>
        <w:t>Segments Verified Percentage</w:t>
      </w:r>
      <w:r>
        <w:t xml:space="preserve"> counter</w:t>
      </w:r>
      <w:ins w:id="172" w:author="Puay Ping KOH (LTA)" w:date="2026-06-25T09:50:00Z" w16du:dateUtc="2026-06-25T01:50:00Z">
        <w:r w:rsidR="007078DB">
          <w:t xml:space="preserve"> (on top)</w:t>
        </w:r>
      </w:ins>
      <w:r>
        <w:t xml:space="preserve"> as you complete manual checks</w:t>
      </w:r>
    </w:p>
    <w:p w14:paraId="3B0A37C8" w14:textId="77777777" w:rsidR="009F57AD" w:rsidRDefault="00000000">
      <w:pPr>
        <w:pStyle w:val="Heading3"/>
        <w:spacing w:before="160"/>
      </w:pPr>
      <w:commentRangeStart w:id="173"/>
      <w:r>
        <w:t>2.8 CycleRAP Reference</w:t>
      </w:r>
      <w:commentRangeEnd w:id="173"/>
      <w:r w:rsidR="00341631">
        <w:rPr>
          <w:rStyle w:val="CommentReference"/>
          <w:sz w:val="21"/>
          <w:szCs w:val="22"/>
        </w:rPr>
        <w:commentReference w:id="173"/>
      </w:r>
    </w:p>
    <w:p w14:paraId="120AB9DE" w14:textId="10FF2BD9" w:rsidR="009F57AD" w:rsidRDefault="00000000">
      <w:r>
        <w:t xml:space="preserve">The </w:t>
      </w:r>
      <w:r>
        <w:rPr>
          <w:b/>
        </w:rPr>
        <w:t>CycleRAP</w:t>
      </w:r>
      <w:r>
        <w:t xml:space="preserve"> button (next to Coding Guide in the top tab bar) opens the official iRAP CycleRAP page at irap.org/cyclerap in a new browser tab. Use it to look up </w:t>
      </w:r>
      <w:ins w:id="174" w:author="Puay Ping KOH (LTA)" w:date="2026-06-25T09:50:00Z" w16du:dateUtc="2026-06-25T01:50:00Z">
        <w:r w:rsidR="007078DB">
          <w:t xml:space="preserve">for </w:t>
        </w:r>
      </w:ins>
      <w:r>
        <w:t>attribute definitions</w:t>
      </w:r>
      <w:ins w:id="175" w:author="Puay Ping KOH (LTA)" w:date="2026-06-25T09:51:00Z" w16du:dateUtc="2026-06-25T01:51:00Z">
        <w:r w:rsidR="007078DB">
          <w:t xml:space="preserve"> and rationale</w:t>
        </w:r>
      </w:ins>
      <w:r>
        <w:t>, scoring rationale, or the full CycleRAP methodology</w:t>
      </w:r>
      <w:del w:id="176" w:author="Puay Ping KOH (LTA)" w:date="2026-06-25T09:50:00Z" w16du:dateUtc="2026-06-25T01:50:00Z">
        <w:r w:rsidDel="007078DB">
          <w:delText xml:space="preserve"> while you are coding</w:delText>
        </w:r>
      </w:del>
      <w:r>
        <w:t>.</w:t>
      </w:r>
    </w:p>
    <w:p w14:paraId="408934B1" w14:textId="77777777" w:rsidR="009F57AD" w:rsidRDefault="00000000">
      <w:pPr>
        <w:pStyle w:val="Heading4"/>
      </w:pPr>
      <w:r>
        <w:t>What is CycleRAP?</w:t>
      </w:r>
    </w:p>
    <w:p w14:paraId="6AB7493C" w14:textId="77777777" w:rsidR="009F57AD" w:rsidRDefault="00000000">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14:paraId="148161F5" w14:textId="77777777" w:rsidR="009F57AD" w:rsidRDefault="00000000">
      <w:pPr>
        <w:pStyle w:val="Heading4"/>
      </w:pPr>
      <w:r>
        <w:t>Resources available on the CycleRAP page</w:t>
      </w:r>
    </w:p>
    <w:p w14:paraId="4297C1B4" w14:textId="77777777" w:rsidR="009F57AD" w:rsidRDefault="00000000">
      <w:r>
        <w:t>Once the page opens, you will find four downloadable or interactive resources:</w:t>
      </w:r>
    </w:p>
    <w:tbl>
      <w:tblPr>
        <w:tblStyle w:val="TableGrid"/>
        <w:tblW w:w="0" w:type="auto"/>
        <w:tblLook w:val="04A0" w:firstRow="1" w:lastRow="0" w:firstColumn="1" w:lastColumn="0" w:noHBand="0" w:noVBand="1"/>
      </w:tblPr>
      <w:tblGrid>
        <w:gridCol w:w="4315"/>
        <w:gridCol w:w="4315"/>
      </w:tblGrid>
      <w:tr w:rsidR="009F57AD" w14:paraId="6EB23FF8" w14:textId="77777777">
        <w:tc>
          <w:tcPr>
            <w:tcW w:w="4320" w:type="dxa"/>
            <w:shd w:val="clear" w:color="auto" w:fill="EDF2F7"/>
          </w:tcPr>
          <w:p w14:paraId="52EEFE17" w14:textId="77777777" w:rsidR="009F57AD" w:rsidRDefault="00000000">
            <w:r>
              <w:rPr>
                <w:b/>
                <w:sz w:val="18"/>
              </w:rPr>
              <w:t>Resource</w:t>
            </w:r>
          </w:p>
        </w:tc>
        <w:tc>
          <w:tcPr>
            <w:tcW w:w="4320" w:type="dxa"/>
            <w:shd w:val="clear" w:color="auto" w:fill="EDF2F7"/>
          </w:tcPr>
          <w:p w14:paraId="3596A12E" w14:textId="77777777" w:rsidR="009F57AD" w:rsidRDefault="00000000">
            <w:r>
              <w:rPr>
                <w:b/>
                <w:sz w:val="18"/>
              </w:rPr>
              <w:t>What it contains</w:t>
            </w:r>
          </w:p>
        </w:tc>
      </w:tr>
      <w:tr w:rsidR="009F57AD" w14:paraId="31FEE930" w14:textId="77777777">
        <w:tc>
          <w:tcPr>
            <w:tcW w:w="4320" w:type="dxa"/>
          </w:tcPr>
          <w:p w14:paraId="474CFA44" w14:textId="77777777" w:rsidR="009F57AD" w:rsidRDefault="00000000">
            <w:r>
              <w:rPr>
                <w:b/>
                <w:sz w:val="18"/>
              </w:rPr>
              <w:t>Download CycleRAP Methodology</w:t>
            </w:r>
          </w:p>
        </w:tc>
        <w:tc>
          <w:tcPr>
            <w:tcW w:w="4320" w:type="dxa"/>
          </w:tcPr>
          <w:p w14:paraId="6F29CF34" w14:textId="77777777" w:rsidR="009F57AD" w:rsidRDefault="00000000">
            <w:r>
              <w:rPr>
                <w:sz w:val="18"/>
              </w:rPr>
              <w:t>The full technical specification — all attributes, scoring multipliers, crash type formulas, and risk band thresholds used in PSAT</w:t>
            </w:r>
          </w:p>
        </w:tc>
      </w:tr>
      <w:tr w:rsidR="009F57AD" w14:paraId="7C47897E" w14:textId="77777777">
        <w:tc>
          <w:tcPr>
            <w:tcW w:w="4320" w:type="dxa"/>
          </w:tcPr>
          <w:p w14:paraId="1B44B47A" w14:textId="77777777" w:rsidR="009F57AD" w:rsidRDefault="00000000">
            <w:r>
              <w:rPr>
                <w:b/>
                <w:sz w:val="18"/>
              </w:rPr>
              <w:t>Download CycleRAP User Guide</w:t>
            </w:r>
          </w:p>
        </w:tc>
        <w:tc>
          <w:tcPr>
            <w:tcW w:w="4320" w:type="dxa"/>
          </w:tcPr>
          <w:p w14:paraId="35CC5E39" w14:textId="77777777" w:rsidR="009F57AD" w:rsidRDefault="00000000">
            <w:r>
              <w:rPr>
                <w:sz w:val="18"/>
              </w:rPr>
              <w:t>A practical step-by-step guide for surveyors and coders on how to apply CycleRAP in the field</w:t>
            </w:r>
          </w:p>
        </w:tc>
      </w:tr>
      <w:tr w:rsidR="009F57AD" w14:paraId="3B07ED7F" w14:textId="77777777">
        <w:tc>
          <w:tcPr>
            <w:tcW w:w="4320" w:type="dxa"/>
          </w:tcPr>
          <w:p w14:paraId="5F72B057" w14:textId="77777777" w:rsidR="009F57AD" w:rsidRDefault="00000000">
            <w:r>
              <w:rPr>
                <w:b/>
                <w:sz w:val="18"/>
              </w:rPr>
              <w:t>Explore the CycleRAP Demonstrator Tool</w:t>
            </w:r>
          </w:p>
        </w:tc>
        <w:tc>
          <w:tcPr>
            <w:tcW w:w="4320" w:type="dxa"/>
          </w:tcPr>
          <w:p w14:paraId="4DE3E653" w14:textId="77777777" w:rsidR="009F57AD" w:rsidRDefault="00000000">
            <w:r>
              <w:rPr>
                <w:sz w:val="18"/>
              </w:rPr>
              <w:t>An interactive online tool showing sample assessments and how scores are calculated</w:t>
            </w:r>
          </w:p>
        </w:tc>
      </w:tr>
      <w:tr w:rsidR="009F57AD" w14:paraId="3EFACDC1" w14:textId="77777777">
        <w:tc>
          <w:tcPr>
            <w:tcW w:w="4320" w:type="dxa"/>
          </w:tcPr>
          <w:p w14:paraId="3A2EF7D4" w14:textId="77777777" w:rsidR="009F57AD" w:rsidRDefault="00000000">
            <w:r>
              <w:rPr>
                <w:b/>
                <w:sz w:val="18"/>
              </w:rPr>
              <w:t>Where is CycleRAP being used?</w:t>
            </w:r>
          </w:p>
        </w:tc>
        <w:tc>
          <w:tcPr>
            <w:tcW w:w="4320" w:type="dxa"/>
          </w:tcPr>
          <w:p w14:paraId="36E65FED" w14:textId="77777777" w:rsidR="009F57AD" w:rsidRDefault="00000000">
            <w:r>
              <w:rPr>
                <w:sz w:val="18"/>
              </w:rPr>
              <w:t>A map and list of countries and organisations currently using CycleRAP</w:t>
            </w:r>
          </w:p>
        </w:tc>
      </w:tr>
    </w:tbl>
    <w:p w14:paraId="36B449F8" w14:textId="77777777" w:rsidR="009F57AD" w:rsidRDefault="009F57AD"/>
    <w:p w14:paraId="3D86754D" w14:textId="559FCFBB" w:rsidR="009F57AD" w:rsidDel="007078DB" w:rsidRDefault="00000000">
      <w:pPr>
        <w:pStyle w:val="Heading4"/>
        <w:rPr>
          <w:del w:id="177" w:author="Puay Ping KOH (LTA)" w:date="2026-06-25T09:52:00Z" w16du:dateUtc="2026-06-25T01:52:00Z"/>
        </w:rPr>
      </w:pPr>
      <w:del w:id="178" w:author="Puay Ping KOH (LTA)" w:date="2026-06-25T09:52:00Z" w16du:dateUtc="2026-06-25T01:52:00Z">
        <w:r w:rsidDel="007078DB">
          <w:delText>How to download the CycleRAP Methodology</w:delText>
        </w:r>
      </w:del>
    </w:p>
    <w:p w14:paraId="6A4EEC61" w14:textId="594FA4C9" w:rsidR="009F57AD" w:rsidDel="007078DB" w:rsidRDefault="00000000">
      <w:pPr>
        <w:pStyle w:val="ListNumber"/>
        <w:rPr>
          <w:del w:id="179" w:author="Puay Ping KOH (LTA)" w:date="2026-06-25T09:52:00Z" w16du:dateUtc="2026-06-25T01:52:00Z"/>
        </w:rPr>
      </w:pPr>
      <w:del w:id="180" w:author="Puay Ping KOH (LTA)" w:date="2026-06-25T09:52:00Z" w16du:dateUtc="2026-06-25T01:52:00Z">
        <w:r w:rsidDel="007078DB">
          <w:delText xml:space="preserve">Click the </w:delText>
        </w:r>
        <w:r w:rsidDel="007078DB">
          <w:rPr>
            <w:b/>
          </w:rPr>
          <w:delText>CycleRAP</w:delText>
        </w:r>
        <w:r w:rsidDel="007078DB">
          <w:delText xml:space="preserve"> button on the Coding page — the iRAP CycleRAP page opens in a new tab.</w:delText>
        </w:r>
      </w:del>
    </w:p>
    <w:p w14:paraId="70CF242B" w14:textId="62A23500" w:rsidR="009F57AD" w:rsidDel="007078DB" w:rsidRDefault="00000000">
      <w:pPr>
        <w:pStyle w:val="ListNumber"/>
        <w:rPr>
          <w:del w:id="181" w:author="Puay Ping KOH (LTA)" w:date="2026-06-25T09:52:00Z" w16du:dateUtc="2026-06-25T01:52:00Z"/>
        </w:rPr>
      </w:pPr>
      <w:del w:id="182" w:author="Puay Ping KOH (LTA)" w:date="2026-06-25T09:52:00Z" w16du:dateUtc="2026-06-25T01:52:00Z">
        <w:r w:rsidDel="007078DB">
          <w:delText xml:space="preserve">Scroll down until you see the green </w:delText>
        </w:r>
        <w:r w:rsidDel="007078DB">
          <w:rPr>
            <w:b/>
          </w:rPr>
          <w:delText>"Download CycleRAP Methodology here ↗"</w:delText>
        </w:r>
        <w:r w:rsidDel="007078DB">
          <w:delText xml:space="preserve"> button.</w:delText>
        </w:r>
      </w:del>
    </w:p>
    <w:p w14:paraId="55AB8B24" w14:textId="18E009DC" w:rsidR="009F57AD" w:rsidDel="007078DB" w:rsidRDefault="00000000">
      <w:pPr>
        <w:pStyle w:val="ListNumber"/>
        <w:rPr>
          <w:del w:id="183" w:author="Puay Ping KOH (LTA)" w:date="2026-06-25T09:52:00Z" w16du:dateUtc="2026-06-25T01:52:00Z"/>
        </w:rPr>
      </w:pPr>
      <w:del w:id="184" w:author="Puay Ping KOH (LTA)" w:date="2026-06-25T09:52:00Z" w16du:dateUtc="2026-06-25T01:52:00Z">
        <w:r w:rsidDel="007078DB">
          <w:delText>Click it. The PDF downloads to your default Downloads folder.</w:delText>
        </w:r>
      </w:del>
    </w:p>
    <w:p w14:paraId="3105D84B" w14:textId="6AA3A811" w:rsidR="009F57AD" w:rsidDel="007078DB" w:rsidRDefault="00000000">
      <w:pPr>
        <w:pStyle w:val="ListNumber"/>
        <w:rPr>
          <w:del w:id="185" w:author="Puay Ping KOH (LTA)" w:date="2026-06-25T09:52:00Z" w16du:dateUtc="2026-06-25T01:52:00Z"/>
        </w:rPr>
      </w:pPr>
      <w:del w:id="186" w:author="Puay Ping KOH (LTA)" w:date="2026-06-25T09:52:00Z" w16du:dateUtc="2026-06-25T01:52:00Z">
        <w:r w:rsidDel="007078DB">
          <w:delText>Open the PDF to find the full attribute list, scoring multipliers, and risk band definitions that match PSAT's coding attributes.</w:delText>
        </w:r>
      </w:del>
    </w:p>
    <w:p w14:paraId="48478485" w14:textId="1F7593F0" w:rsidR="009F57AD" w:rsidDel="007078DB" w:rsidRDefault="00000000">
      <w:pPr>
        <w:pStyle w:val="Heading4"/>
        <w:rPr>
          <w:del w:id="187" w:author="Puay Ping KOH (LTA)" w:date="2026-06-25T09:52:00Z" w16du:dateUtc="2026-06-25T01:52:00Z"/>
        </w:rPr>
      </w:pPr>
      <w:del w:id="188" w:author="Puay Ping KOH (LTA)" w:date="2026-06-25T09:52:00Z" w16du:dateUtc="2026-06-25T01:52:00Z">
        <w:r w:rsidDel="007078DB">
          <w:delText>How to download the CycleRAP User Guide</w:delText>
        </w:r>
      </w:del>
    </w:p>
    <w:p w14:paraId="7AB3C2E5" w14:textId="178026E9" w:rsidR="009F57AD" w:rsidDel="007078DB" w:rsidRDefault="00000000">
      <w:pPr>
        <w:pStyle w:val="ListNumber"/>
        <w:rPr>
          <w:del w:id="189" w:author="Puay Ping KOH (LTA)" w:date="2026-06-25T09:52:00Z" w16du:dateUtc="2026-06-25T01:52:00Z"/>
        </w:rPr>
      </w:pPr>
      <w:del w:id="190" w:author="Puay Ping KOH (LTA)" w:date="2026-06-25T09:52:00Z" w16du:dateUtc="2026-06-25T01:52:00Z">
        <w:r w:rsidDel="007078DB">
          <w:delText xml:space="preserve">On the same CycleRAP page, click the green </w:delText>
        </w:r>
        <w:r w:rsidDel="007078DB">
          <w:rPr>
            <w:b/>
          </w:rPr>
          <w:delText>"Download CycleRAP User Guide here ↗"</w:delText>
        </w:r>
        <w:r w:rsidDel="007078DB">
          <w:delText xml:space="preserve"> button (next to the Methodology button).</w:delText>
        </w:r>
      </w:del>
    </w:p>
    <w:p w14:paraId="5D48D090" w14:textId="7632F64B" w:rsidR="009F57AD" w:rsidDel="007078DB" w:rsidRDefault="00000000">
      <w:pPr>
        <w:pStyle w:val="ListNumber"/>
        <w:rPr>
          <w:del w:id="191" w:author="Puay Ping KOH (LTA)" w:date="2026-06-25T09:52:00Z" w16du:dateUtc="2026-06-25T01:52:00Z"/>
        </w:rPr>
      </w:pPr>
      <w:del w:id="192" w:author="Puay Ping KOH (LTA)" w:date="2026-06-25T09:52:00Z" w16du:dateUtc="2026-06-25T01:52:00Z">
        <w:r w:rsidDel="007078DB">
          <w:delText>The User Guide PDF downloads immediately.</w:delText>
        </w:r>
      </w:del>
    </w:p>
    <w:p w14:paraId="4D760A70" w14:textId="02596B03" w:rsidR="009F57AD" w:rsidDel="007078DB" w:rsidRDefault="00000000">
      <w:pPr>
        <w:pStyle w:val="ListNumber"/>
        <w:rPr>
          <w:del w:id="193" w:author="Puay Ping KOH (LTA)" w:date="2026-06-25T09:52:00Z" w16du:dateUtc="2026-06-25T01:52:00Z"/>
        </w:rPr>
      </w:pPr>
      <w:del w:id="194" w:author="Puay Ping KOH (LTA)" w:date="2026-06-25T09:52:00Z" w16du:dateUtc="2026-06-25T01:52:00Z">
        <w:r w:rsidDel="007078DB">
          <w:delText>This guide explains field-coding procedures and attribute definitions in plain language — useful as a reference while reviewing segments.</w:delText>
        </w:r>
      </w:del>
    </w:p>
    <w:p w14:paraId="447B5AA1" w14:textId="14E97008" w:rsidR="009F57AD" w:rsidDel="007078DB" w:rsidRDefault="00000000">
      <w:pPr>
        <w:pStyle w:val="Heading4"/>
        <w:rPr>
          <w:del w:id="195" w:author="Puay Ping KOH (LTA)" w:date="2026-06-25T09:52:00Z" w16du:dateUtc="2026-06-25T01:52:00Z"/>
        </w:rPr>
      </w:pPr>
      <w:del w:id="196" w:author="Puay Ping KOH (LTA)" w:date="2026-06-25T09:52:00Z" w16du:dateUtc="2026-06-25T01:52:00Z">
        <w:r w:rsidDel="007078DB">
          <w:lastRenderedPageBreak/>
          <w:delText>Other resources</w:delText>
        </w:r>
      </w:del>
    </w:p>
    <w:p w14:paraId="4B50BA90" w14:textId="2DB8D485" w:rsidR="009F57AD" w:rsidDel="007078DB" w:rsidRDefault="00000000">
      <w:pPr>
        <w:pStyle w:val="ListBullet"/>
        <w:rPr>
          <w:del w:id="197" w:author="Puay Ping KOH (LTA)" w:date="2026-06-25T09:52:00Z" w16du:dateUtc="2026-06-25T01:52:00Z"/>
        </w:rPr>
      </w:pPr>
      <w:del w:id="198" w:author="Puay Ping KOH (LTA)" w:date="2026-06-25T09:52:00Z" w16du:dateUtc="2026-06-25T01:52:00Z">
        <w:r w:rsidDel="007078DB">
          <w:rPr>
            <w:b/>
          </w:rPr>
          <w:delText>Explore the CycleRAP Demonstrator Tool</w:delText>
        </w:r>
        <w:r w:rsidDel="007078DB">
          <w:delText xml:space="preserve"> — click this button to open an interactive tool that walks through a sample assessment and shows how risk scores are calculated from attribute values.</w:delText>
        </w:r>
      </w:del>
    </w:p>
    <w:p w14:paraId="73120B9D" w14:textId="47E030A8" w:rsidR="009F57AD" w:rsidDel="007078DB" w:rsidRDefault="00000000">
      <w:pPr>
        <w:pStyle w:val="ListBullet"/>
        <w:rPr>
          <w:del w:id="199" w:author="Puay Ping KOH (LTA)" w:date="2026-06-25T09:52:00Z" w16du:dateUtc="2026-06-25T01:52:00Z"/>
        </w:rPr>
      </w:pPr>
      <w:del w:id="200" w:author="Puay Ping KOH (LTA)" w:date="2026-06-25T09:52:00Z" w16du:dateUtc="2026-06-25T01:52:00Z">
        <w:r w:rsidDel="007078DB">
          <w:rPr>
            <w:b/>
          </w:rPr>
          <w:delText>Where is CycleRAP being used?</w:delText>
        </w:r>
        <w:r w:rsidDel="007078DB">
          <w:delText xml:space="preserve"> — shows a global map of deployments; useful context for understanding the methodology's scope and adoption.</w:delText>
        </w:r>
      </w:del>
    </w:p>
    <w:p w14:paraId="1654760E" w14:textId="77777777" w:rsidR="009F57AD" w:rsidRDefault="00000000">
      <w:pPr>
        <w:pBdr>
          <w:left w:val="single" w:sz="12" w:space="4" w:color="3182CE"/>
        </w:pBdr>
        <w:spacing w:before="80" w:after="80"/>
        <w:ind w:left="504"/>
      </w:pPr>
      <w:r>
        <w:rPr>
          <w:i/>
          <w:color w:val="4A5568"/>
        </w:rPr>
        <w:t>**Tip:**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14:paraId="4141BFD7" w14:textId="77777777" w:rsidR="009F57AD" w:rsidRDefault="009F57AD">
      <w:pPr>
        <w:pBdr>
          <w:bottom w:val="single" w:sz="6" w:space="1" w:color="CCCCCC"/>
        </w:pBdr>
        <w:spacing w:after="0"/>
      </w:pPr>
    </w:p>
    <w:p w14:paraId="12698342" w14:textId="77777777" w:rsidR="009F57AD" w:rsidRDefault="00000000">
      <w:pPr>
        <w:pStyle w:val="Heading3"/>
        <w:spacing w:before="160"/>
      </w:pPr>
      <w:r>
        <w:t>2.9 Hover Tips — Safety Scores &amp; Attributes</w:t>
      </w:r>
    </w:p>
    <w:p w14:paraId="74DD40E2" w14:textId="77777777" w:rsidR="009F57AD" w:rsidRDefault="00000000">
      <w:r>
        <w:t>PSAT surfaces contextual help through hover tooltips throughout the interface.</w:t>
      </w:r>
    </w:p>
    <w:p w14:paraId="670F09FF" w14:textId="77777777" w:rsidR="009F57AD" w:rsidRDefault="00000000">
      <w:pPr>
        <w:pStyle w:val="Heading4"/>
      </w:pPr>
      <w:r>
        <w:t>Crash Type Score Tooltips</w:t>
      </w:r>
    </w:p>
    <w:p w14:paraId="46FF6B0E" w14:textId="77777777" w:rsidR="009F57AD" w:rsidRDefault="00000000">
      <w:r>
        <w:t xml:space="preserve">On any page that shows the </w:t>
      </w:r>
      <w:r>
        <w:rPr>
          <w:b/>
        </w:rPr>
        <w:t>Crash Type Scores</w:t>
      </w:r>
      <w:r>
        <w:t xml:space="preserve"> panel (Coding Page, Path Analysis, Treatment Page), hover over any of the five score cards to see the risk banding thresholds for that crash type.</w:t>
      </w:r>
    </w:p>
    <w:p w14:paraId="4FBAD5BF" w14:textId="77777777" w:rsidR="009F57AD" w:rsidRDefault="00000000">
      <w:r>
        <w:rPr>
          <w:b/>
        </w:rPr>
        <w:t>BB / BP / SB (Bicycle-Bicycle, Bicycle-Pedestrian, Single-Bicycle)</w:t>
      </w:r>
    </w:p>
    <w:tbl>
      <w:tblPr>
        <w:tblStyle w:val="TableGrid"/>
        <w:tblW w:w="0" w:type="auto"/>
        <w:tblLook w:val="04A0" w:firstRow="1" w:lastRow="0" w:firstColumn="1" w:lastColumn="0" w:noHBand="0" w:noVBand="1"/>
      </w:tblPr>
      <w:tblGrid>
        <w:gridCol w:w="4315"/>
        <w:gridCol w:w="4315"/>
      </w:tblGrid>
      <w:tr w:rsidR="009F57AD" w14:paraId="235F7792" w14:textId="77777777">
        <w:tc>
          <w:tcPr>
            <w:tcW w:w="4320" w:type="dxa"/>
            <w:shd w:val="clear" w:color="auto" w:fill="EDF2F7"/>
          </w:tcPr>
          <w:p w14:paraId="4DA6DC2C" w14:textId="77777777" w:rsidR="009F57AD" w:rsidRDefault="00000000">
            <w:r>
              <w:rPr>
                <w:b/>
                <w:sz w:val="18"/>
              </w:rPr>
              <w:t>Band</w:t>
            </w:r>
          </w:p>
        </w:tc>
        <w:tc>
          <w:tcPr>
            <w:tcW w:w="4320" w:type="dxa"/>
            <w:shd w:val="clear" w:color="auto" w:fill="EDF2F7"/>
          </w:tcPr>
          <w:p w14:paraId="15597162" w14:textId="77777777" w:rsidR="009F57AD" w:rsidRDefault="00000000">
            <w:r>
              <w:rPr>
                <w:b/>
                <w:sz w:val="18"/>
              </w:rPr>
              <w:t>Score Range</w:t>
            </w:r>
          </w:p>
        </w:tc>
      </w:tr>
      <w:tr w:rsidR="009F57AD" w14:paraId="30E56045" w14:textId="77777777">
        <w:tc>
          <w:tcPr>
            <w:tcW w:w="4320" w:type="dxa"/>
          </w:tcPr>
          <w:p w14:paraId="207AF402" w14:textId="77777777" w:rsidR="009F57AD" w:rsidRDefault="00000000">
            <w:r>
              <w:rPr>
                <w:sz w:val="18"/>
              </w:rPr>
              <w:t>Low</w:t>
            </w:r>
          </w:p>
        </w:tc>
        <w:tc>
          <w:tcPr>
            <w:tcW w:w="4320" w:type="dxa"/>
          </w:tcPr>
          <w:p w14:paraId="27EFADA5" w14:textId="77777777" w:rsidR="009F57AD" w:rsidRDefault="00000000">
            <w:r>
              <w:rPr>
                <w:sz w:val="18"/>
              </w:rPr>
              <w:t>&lt; 5</w:t>
            </w:r>
          </w:p>
        </w:tc>
      </w:tr>
      <w:tr w:rsidR="009F57AD" w14:paraId="69B449A4" w14:textId="77777777">
        <w:tc>
          <w:tcPr>
            <w:tcW w:w="4320" w:type="dxa"/>
          </w:tcPr>
          <w:p w14:paraId="6AAAFBEC" w14:textId="77777777" w:rsidR="009F57AD" w:rsidRDefault="00000000">
            <w:r>
              <w:rPr>
                <w:sz w:val="18"/>
              </w:rPr>
              <w:t>Medium</w:t>
            </w:r>
          </w:p>
        </w:tc>
        <w:tc>
          <w:tcPr>
            <w:tcW w:w="4320" w:type="dxa"/>
          </w:tcPr>
          <w:p w14:paraId="3C8F8A2A" w14:textId="77777777" w:rsidR="009F57AD" w:rsidRDefault="00000000">
            <w:r>
              <w:rPr>
                <w:sz w:val="18"/>
              </w:rPr>
              <w:t>5 – 10</w:t>
            </w:r>
          </w:p>
        </w:tc>
      </w:tr>
      <w:tr w:rsidR="009F57AD" w14:paraId="73FBCDFB" w14:textId="77777777">
        <w:tc>
          <w:tcPr>
            <w:tcW w:w="4320" w:type="dxa"/>
          </w:tcPr>
          <w:p w14:paraId="447A175B" w14:textId="77777777" w:rsidR="009F57AD" w:rsidRDefault="00000000">
            <w:r>
              <w:rPr>
                <w:sz w:val="18"/>
              </w:rPr>
              <w:t>High</w:t>
            </w:r>
          </w:p>
        </w:tc>
        <w:tc>
          <w:tcPr>
            <w:tcW w:w="4320" w:type="dxa"/>
          </w:tcPr>
          <w:p w14:paraId="1ADEE4CA" w14:textId="77777777" w:rsidR="009F57AD" w:rsidRDefault="00000000">
            <w:r>
              <w:rPr>
                <w:sz w:val="18"/>
              </w:rPr>
              <w:t>10 – 20</w:t>
            </w:r>
          </w:p>
        </w:tc>
      </w:tr>
      <w:tr w:rsidR="009F57AD" w14:paraId="2CF3AED0" w14:textId="77777777">
        <w:tc>
          <w:tcPr>
            <w:tcW w:w="4320" w:type="dxa"/>
          </w:tcPr>
          <w:p w14:paraId="1E1A03A8" w14:textId="77777777" w:rsidR="009F57AD" w:rsidRDefault="00000000">
            <w:r>
              <w:rPr>
                <w:sz w:val="18"/>
              </w:rPr>
              <w:t>Extreme</w:t>
            </w:r>
          </w:p>
        </w:tc>
        <w:tc>
          <w:tcPr>
            <w:tcW w:w="4320" w:type="dxa"/>
          </w:tcPr>
          <w:p w14:paraId="670B060B" w14:textId="77777777" w:rsidR="009F57AD" w:rsidRDefault="00000000">
            <w:r>
              <w:rPr>
                <w:sz w:val="18"/>
              </w:rPr>
              <w:t>&gt; 20</w:t>
            </w:r>
          </w:p>
        </w:tc>
      </w:tr>
    </w:tbl>
    <w:p w14:paraId="1B861ABC" w14:textId="77777777" w:rsidR="009F57AD" w:rsidRDefault="009F57AD"/>
    <w:p w14:paraId="02BC687B" w14:textId="77777777" w:rsidR="009F57AD" w:rsidRDefault="00000000">
      <w:r>
        <w:rPr>
          <w:b/>
        </w:rPr>
        <w:t>VB (Vehicle-Bicycle)</w:t>
      </w:r>
    </w:p>
    <w:tbl>
      <w:tblPr>
        <w:tblStyle w:val="TableGrid"/>
        <w:tblW w:w="0" w:type="auto"/>
        <w:tblLook w:val="04A0" w:firstRow="1" w:lastRow="0" w:firstColumn="1" w:lastColumn="0" w:noHBand="0" w:noVBand="1"/>
      </w:tblPr>
      <w:tblGrid>
        <w:gridCol w:w="4315"/>
        <w:gridCol w:w="4315"/>
      </w:tblGrid>
      <w:tr w:rsidR="009F57AD" w14:paraId="194288E9" w14:textId="77777777">
        <w:tc>
          <w:tcPr>
            <w:tcW w:w="4320" w:type="dxa"/>
            <w:shd w:val="clear" w:color="auto" w:fill="EDF2F7"/>
          </w:tcPr>
          <w:p w14:paraId="1100E36B" w14:textId="77777777" w:rsidR="009F57AD" w:rsidRDefault="00000000">
            <w:r>
              <w:rPr>
                <w:b/>
                <w:sz w:val="18"/>
              </w:rPr>
              <w:t>Band</w:t>
            </w:r>
          </w:p>
        </w:tc>
        <w:tc>
          <w:tcPr>
            <w:tcW w:w="4320" w:type="dxa"/>
            <w:shd w:val="clear" w:color="auto" w:fill="EDF2F7"/>
          </w:tcPr>
          <w:p w14:paraId="6A214435" w14:textId="77777777" w:rsidR="009F57AD" w:rsidRDefault="00000000">
            <w:r>
              <w:rPr>
                <w:b/>
                <w:sz w:val="18"/>
              </w:rPr>
              <w:t>Score Range</w:t>
            </w:r>
          </w:p>
        </w:tc>
      </w:tr>
      <w:tr w:rsidR="009F57AD" w14:paraId="589981A1" w14:textId="77777777">
        <w:tc>
          <w:tcPr>
            <w:tcW w:w="4320" w:type="dxa"/>
          </w:tcPr>
          <w:p w14:paraId="288B1C73" w14:textId="77777777" w:rsidR="009F57AD" w:rsidRDefault="00000000">
            <w:r>
              <w:rPr>
                <w:sz w:val="18"/>
              </w:rPr>
              <w:t>Low</w:t>
            </w:r>
          </w:p>
        </w:tc>
        <w:tc>
          <w:tcPr>
            <w:tcW w:w="4320" w:type="dxa"/>
          </w:tcPr>
          <w:p w14:paraId="7BCF3E64" w14:textId="77777777" w:rsidR="009F57AD" w:rsidRDefault="00000000">
            <w:r>
              <w:rPr>
                <w:sz w:val="18"/>
              </w:rPr>
              <w:t>&lt; 10</w:t>
            </w:r>
          </w:p>
        </w:tc>
      </w:tr>
      <w:tr w:rsidR="009F57AD" w14:paraId="3BF1AFB7" w14:textId="77777777">
        <w:tc>
          <w:tcPr>
            <w:tcW w:w="4320" w:type="dxa"/>
          </w:tcPr>
          <w:p w14:paraId="140EEEB5" w14:textId="77777777" w:rsidR="009F57AD" w:rsidRDefault="00000000">
            <w:r>
              <w:rPr>
                <w:sz w:val="18"/>
              </w:rPr>
              <w:t>Medium</w:t>
            </w:r>
          </w:p>
        </w:tc>
        <w:tc>
          <w:tcPr>
            <w:tcW w:w="4320" w:type="dxa"/>
          </w:tcPr>
          <w:p w14:paraId="1BE85AD7" w14:textId="77777777" w:rsidR="009F57AD" w:rsidRDefault="00000000">
            <w:r>
              <w:rPr>
                <w:sz w:val="18"/>
              </w:rPr>
              <w:t>10 – 25</w:t>
            </w:r>
          </w:p>
        </w:tc>
      </w:tr>
      <w:tr w:rsidR="009F57AD" w14:paraId="40F48894" w14:textId="77777777">
        <w:tc>
          <w:tcPr>
            <w:tcW w:w="4320" w:type="dxa"/>
          </w:tcPr>
          <w:p w14:paraId="41EECF81" w14:textId="77777777" w:rsidR="009F57AD" w:rsidRDefault="00000000">
            <w:r>
              <w:rPr>
                <w:sz w:val="18"/>
              </w:rPr>
              <w:t>High</w:t>
            </w:r>
          </w:p>
        </w:tc>
        <w:tc>
          <w:tcPr>
            <w:tcW w:w="4320" w:type="dxa"/>
          </w:tcPr>
          <w:p w14:paraId="019B6168" w14:textId="77777777" w:rsidR="009F57AD" w:rsidRDefault="00000000">
            <w:r>
              <w:rPr>
                <w:sz w:val="18"/>
              </w:rPr>
              <w:t>25 – 60</w:t>
            </w:r>
          </w:p>
        </w:tc>
      </w:tr>
      <w:tr w:rsidR="009F57AD" w14:paraId="4C32ED64" w14:textId="77777777">
        <w:tc>
          <w:tcPr>
            <w:tcW w:w="4320" w:type="dxa"/>
          </w:tcPr>
          <w:p w14:paraId="00287FA5" w14:textId="77777777" w:rsidR="009F57AD" w:rsidRDefault="00000000">
            <w:r>
              <w:rPr>
                <w:sz w:val="18"/>
              </w:rPr>
              <w:t>Extreme</w:t>
            </w:r>
          </w:p>
        </w:tc>
        <w:tc>
          <w:tcPr>
            <w:tcW w:w="4320" w:type="dxa"/>
          </w:tcPr>
          <w:p w14:paraId="2CB58EC5" w14:textId="77777777" w:rsidR="009F57AD" w:rsidRDefault="00000000">
            <w:r>
              <w:rPr>
                <w:sz w:val="18"/>
              </w:rPr>
              <w:t>&gt; 60</w:t>
            </w:r>
          </w:p>
        </w:tc>
      </w:tr>
    </w:tbl>
    <w:p w14:paraId="58C9E4AD" w14:textId="77777777" w:rsidR="009F57AD" w:rsidRDefault="009F57AD"/>
    <w:p w14:paraId="5456A866" w14:textId="77777777" w:rsidR="009F57AD" w:rsidRDefault="00000000">
      <w:r>
        <w:t xml:space="preserve">The </w:t>
      </w:r>
      <w:r>
        <w:rPr>
          <w:b/>
        </w:rPr>
        <w:t>Risk Score</w:t>
      </w:r>
      <w:r>
        <w:t xml:space="preserve"> is the sum of all four crash type scores. Its banding colour reflects the </w:t>
      </w:r>
      <w:r>
        <w:rPr>
          <w:b/>
        </w:rPr>
        <w:t>worst-case</w:t>
      </w:r>
      <w:r>
        <w:t xml:space="preserve"> band across all crash types. Hovering the </w:t>
      </w:r>
      <w:r>
        <w:rPr>
          <w:b/>
        </w:rPr>
        <w:t>Risk Score</w:t>
      </w:r>
      <w:r>
        <w:t xml:space="preserve"> card shows a compact summary of all banding thresholds for reference.</w:t>
      </w:r>
    </w:p>
    <w:p w14:paraId="1B872BF2" w14:textId="77777777" w:rsidR="009F57AD" w:rsidRDefault="00000000">
      <w:pPr>
        <w:pBdr>
          <w:left w:val="single" w:sz="12" w:space="4" w:color="3182CE"/>
        </w:pBdr>
        <w:spacing w:before="80" w:after="80"/>
        <w:ind w:left="504"/>
      </w:pPr>
      <w:r>
        <w:rPr>
          <w:i/>
          <w:color w:val="4A5568"/>
        </w:rPr>
        <w:t>**Tip:** Tooltips appear instantly on hover and stay visible even if you accidentally click the card. Move the cursor away to dismiss.</w:t>
      </w:r>
    </w:p>
    <w:p w14:paraId="2BADA30E" w14:textId="77777777" w:rsidR="009F57AD" w:rsidRDefault="00000000">
      <w:pPr>
        <w:pStyle w:val="Heading4"/>
      </w:pPr>
      <w:r>
        <w:t>Attribute Info Tooltips</w:t>
      </w:r>
    </w:p>
    <w:p w14:paraId="3F551625" w14:textId="77777777" w:rsidR="009F57AD" w:rsidRDefault="00000000">
      <w:r>
        <w:t xml:space="preserve">On the </w:t>
      </w:r>
      <w:r>
        <w:rPr>
          <w:b/>
        </w:rPr>
        <w:t>Coding Page</w:t>
      </w:r>
      <w:r>
        <w:t xml:space="preserve">, every coding attribute that has a description shows a small </w:t>
      </w:r>
      <w:r>
        <w:rPr>
          <w:b/>
        </w:rPr>
        <w:t>ⓘ info icon</w:t>
      </w:r>
      <w:r>
        <w:t xml:space="preserve"> next to its label. Hover the icon to read a plain-English explanation of:</w:t>
      </w:r>
    </w:p>
    <w:p w14:paraId="3E3F5CE9" w14:textId="77777777" w:rsidR="009F57AD" w:rsidRDefault="00000000">
      <w:pPr>
        <w:pStyle w:val="ListBullet"/>
      </w:pPr>
      <w:r>
        <w:lastRenderedPageBreak/>
        <w:t>What the attribute measures.</w:t>
      </w:r>
    </w:p>
    <w:p w14:paraId="1FDC3DD3" w14:textId="77777777" w:rsidR="009F57AD" w:rsidRDefault="00000000">
      <w:pPr>
        <w:pStyle w:val="ListBullet"/>
      </w:pPr>
      <w:r>
        <w:t>How it is typically coded in a Singapore context.</w:t>
      </w:r>
    </w:p>
    <w:p w14:paraId="5F3C7FB2" w14:textId="77777777" w:rsidR="009F57AD" w:rsidRDefault="00000000">
      <w:pPr>
        <w:pStyle w:val="ListBullet"/>
      </w:pPr>
      <w:r>
        <w:t xml:space="preserve">How it contributes to the </w:t>
      </w:r>
      <w:del w:id="201" w:author="Puay Ping KOH (LTA)" w:date="2026-06-25T09:55:00Z" w16du:dateUtc="2026-06-25T01:55:00Z">
        <w:r w:rsidDel="00341631">
          <w:delText xml:space="preserve">CycleRAP </w:delText>
        </w:r>
      </w:del>
      <w:r>
        <w:t>risk score.</w:t>
      </w:r>
    </w:p>
    <w:p w14:paraId="2EFBCAC6" w14:textId="77777777" w:rsidR="009F57AD" w:rsidRDefault="00000000">
      <w:r>
        <w:rPr>
          <w:b/>
        </w:rPr>
        <w:t>Example:</w:t>
      </w:r>
    </w:p>
    <w:p w14:paraId="0C9ED21E" w14:textId="77777777" w:rsidR="009F57AD" w:rsidRDefault="00000000">
      <w:pPr>
        <w:pBdr>
          <w:left w:val="single" w:sz="12" w:space="4" w:color="3182CE"/>
        </w:pBdr>
        <w:spacing w:before="80" w:after="80"/>
        <w:ind w:left="504"/>
      </w:pPr>
      <w:r>
        <w:rPr>
          <w:i/>
          <w:color w:val="4A5568"/>
        </w:rPr>
        <w:t>**Area type** — *"Classify the surrounding land use. Singapore paths are mostly Suburban (HDB/residential). Use Urban for city area and dense commercial zones, Industrial for business parks and logistics areas, Recreational for parks."*</w:t>
      </w:r>
    </w:p>
    <w:p w14:paraId="43EF879D" w14:textId="77777777" w:rsidR="009F57AD" w:rsidRDefault="00000000">
      <w:pPr>
        <w:pStyle w:val="Heading4"/>
      </w:pPr>
      <w:r>
        <w:t>Where Tooltips Appear</w:t>
      </w:r>
    </w:p>
    <w:tbl>
      <w:tblPr>
        <w:tblStyle w:val="TableGrid"/>
        <w:tblW w:w="0" w:type="auto"/>
        <w:tblLook w:val="04A0" w:firstRow="1" w:lastRow="0" w:firstColumn="1" w:lastColumn="0" w:noHBand="0" w:noVBand="1"/>
      </w:tblPr>
      <w:tblGrid>
        <w:gridCol w:w="4315"/>
        <w:gridCol w:w="4315"/>
      </w:tblGrid>
      <w:tr w:rsidR="009F57AD" w14:paraId="34DCA7E4" w14:textId="77777777">
        <w:tc>
          <w:tcPr>
            <w:tcW w:w="4320" w:type="dxa"/>
            <w:shd w:val="clear" w:color="auto" w:fill="EDF2F7"/>
          </w:tcPr>
          <w:p w14:paraId="57326D26" w14:textId="77777777" w:rsidR="009F57AD" w:rsidRDefault="00000000">
            <w:r>
              <w:rPr>
                <w:b/>
                <w:sz w:val="18"/>
              </w:rPr>
              <w:t>Location</w:t>
            </w:r>
          </w:p>
        </w:tc>
        <w:tc>
          <w:tcPr>
            <w:tcW w:w="4320" w:type="dxa"/>
            <w:shd w:val="clear" w:color="auto" w:fill="EDF2F7"/>
          </w:tcPr>
          <w:p w14:paraId="44921FD9" w14:textId="77777777" w:rsidR="009F57AD" w:rsidRDefault="00000000">
            <w:r>
              <w:rPr>
                <w:b/>
                <w:sz w:val="18"/>
              </w:rPr>
              <w:t>What is shown</w:t>
            </w:r>
          </w:p>
        </w:tc>
      </w:tr>
      <w:tr w:rsidR="009F57AD" w14:paraId="1F4CC4CB" w14:textId="77777777">
        <w:tc>
          <w:tcPr>
            <w:tcW w:w="4320" w:type="dxa"/>
          </w:tcPr>
          <w:p w14:paraId="1021AA6D" w14:textId="77777777" w:rsidR="009F57AD" w:rsidRDefault="00000000">
            <w:r>
              <w:rPr>
                <w:sz w:val="18"/>
              </w:rPr>
              <w:t>Crash Type Score cards (BB/BP/SB/VB)</w:t>
            </w:r>
          </w:p>
        </w:tc>
        <w:tc>
          <w:tcPr>
            <w:tcW w:w="4320" w:type="dxa"/>
          </w:tcPr>
          <w:p w14:paraId="7693CDD8" w14:textId="77777777" w:rsidR="009F57AD" w:rsidRDefault="00000000">
            <w:r>
              <w:rPr>
                <w:sz w:val="18"/>
              </w:rPr>
              <w:t>Risk banding thresholds for that crash type</w:t>
            </w:r>
          </w:p>
        </w:tc>
      </w:tr>
      <w:tr w:rsidR="009F57AD" w14:paraId="7D1748C0" w14:textId="77777777">
        <w:tc>
          <w:tcPr>
            <w:tcW w:w="4320" w:type="dxa"/>
          </w:tcPr>
          <w:p w14:paraId="5F2653D2" w14:textId="77777777" w:rsidR="009F57AD" w:rsidRDefault="00000000">
            <w:r>
              <w:rPr>
                <w:sz w:val="18"/>
              </w:rPr>
              <w:t>Risk Score card</w:t>
            </w:r>
          </w:p>
        </w:tc>
        <w:tc>
          <w:tcPr>
            <w:tcW w:w="4320" w:type="dxa"/>
          </w:tcPr>
          <w:p w14:paraId="5C6A8258" w14:textId="77777777" w:rsidR="009F57AD" w:rsidRDefault="00000000">
            <w:r>
              <w:rPr>
                <w:sz w:val="18"/>
              </w:rPr>
              <w:t>Full banding summary for all crash types</w:t>
            </w:r>
          </w:p>
        </w:tc>
      </w:tr>
      <w:tr w:rsidR="009F57AD" w14:paraId="65E4F406" w14:textId="77777777">
        <w:tc>
          <w:tcPr>
            <w:tcW w:w="4320" w:type="dxa"/>
          </w:tcPr>
          <w:p w14:paraId="014EE557" w14:textId="77777777" w:rsidR="009F57AD" w:rsidRDefault="00000000">
            <w:r>
              <w:rPr>
                <w:sz w:val="18"/>
              </w:rPr>
              <w:t>Attribute ⓘ icons (Coding Page)</w:t>
            </w:r>
          </w:p>
        </w:tc>
        <w:tc>
          <w:tcPr>
            <w:tcW w:w="4320" w:type="dxa"/>
          </w:tcPr>
          <w:p w14:paraId="4AC0EA2F" w14:textId="77777777" w:rsidR="009F57AD" w:rsidRDefault="00000000">
            <w:r>
              <w:rPr>
                <w:sz w:val="18"/>
              </w:rPr>
              <w:t>Plain-English description of the attribute and scoring impact</w:t>
            </w:r>
          </w:p>
        </w:tc>
      </w:tr>
    </w:tbl>
    <w:p w14:paraId="1B728584" w14:textId="77777777" w:rsidR="009F57AD" w:rsidRDefault="009F57AD"/>
    <w:p w14:paraId="1378CBAF" w14:textId="77777777" w:rsidR="009F57AD" w:rsidRDefault="009F57AD">
      <w:pPr>
        <w:pBdr>
          <w:bottom w:val="single" w:sz="6" w:space="1" w:color="CCCCCC"/>
        </w:pBdr>
        <w:spacing w:after="0"/>
      </w:pPr>
    </w:p>
    <w:p w14:paraId="1C2AAAEE" w14:textId="77777777" w:rsidR="009F57AD" w:rsidRDefault="00000000">
      <w:pPr>
        <w:pStyle w:val="Heading3"/>
        <w:spacing w:before="160"/>
      </w:pPr>
      <w:r>
        <w:t>2.</w:t>
      </w:r>
      <w:commentRangeStart w:id="202"/>
      <w:r>
        <w:t>10 Attribute Logic Checks on Verification</w:t>
      </w:r>
      <w:commentRangeEnd w:id="202"/>
      <w:r w:rsidR="00341631">
        <w:rPr>
          <w:rStyle w:val="CommentReference"/>
          <w:sz w:val="21"/>
          <w:szCs w:val="22"/>
        </w:rPr>
        <w:commentReference w:id="202"/>
      </w:r>
    </w:p>
    <w:p w14:paraId="2BEC2256" w14:textId="77777777" w:rsidR="009F57AD" w:rsidRDefault="00000000">
      <w:r>
        <w:t xml:space="preserve">When you mark a segment as </w:t>
      </w:r>
      <w:r>
        <w:rPr>
          <w:b/>
        </w:rPr>
        <w:t>Verified</w:t>
      </w:r>
      <w:r>
        <w:t>, PSAT checks the coded attributes for contradictory or impossible combinations. There are two categories of checks.</w:t>
      </w:r>
    </w:p>
    <w:p w14:paraId="1CEE07B9" w14:textId="77777777" w:rsidR="009F57AD" w:rsidRDefault="00000000">
      <w:pPr>
        <w:pStyle w:val="Heading4"/>
      </w:pPr>
      <w:r>
        <w:t>Hard Rules</w:t>
      </w:r>
    </w:p>
    <w:p w14:paraId="72AB0CCF" w14:textId="77777777" w:rsidR="009F57AD" w:rsidRDefault="00000000">
      <w:r>
        <w:t>Hard rules flag combinations that cannot coexist. Resolve all hard-rule conflicts before marking a segment as Verified.</w:t>
      </w:r>
    </w:p>
    <w:tbl>
      <w:tblPr>
        <w:tblStyle w:val="TableGrid"/>
        <w:tblW w:w="0" w:type="auto"/>
        <w:tblLook w:val="04A0" w:firstRow="1" w:lastRow="0" w:firstColumn="1" w:lastColumn="0" w:noHBand="0" w:noVBand="1"/>
      </w:tblPr>
      <w:tblGrid>
        <w:gridCol w:w="2876"/>
        <w:gridCol w:w="2877"/>
        <w:gridCol w:w="2877"/>
      </w:tblGrid>
      <w:tr w:rsidR="009F57AD" w14:paraId="0A1D2BA1" w14:textId="77777777">
        <w:tc>
          <w:tcPr>
            <w:tcW w:w="2880" w:type="dxa"/>
            <w:shd w:val="clear" w:color="auto" w:fill="EDF2F7"/>
          </w:tcPr>
          <w:p w14:paraId="271761C7" w14:textId="77777777" w:rsidR="009F57AD" w:rsidRDefault="00000000">
            <w:r>
              <w:rPr>
                <w:b/>
                <w:sz w:val="18"/>
              </w:rPr>
              <w:t>#</w:t>
            </w:r>
          </w:p>
        </w:tc>
        <w:tc>
          <w:tcPr>
            <w:tcW w:w="2880" w:type="dxa"/>
            <w:shd w:val="clear" w:color="auto" w:fill="EDF2F7"/>
          </w:tcPr>
          <w:p w14:paraId="470EDD71" w14:textId="77777777" w:rsidR="009F57AD" w:rsidRDefault="00000000">
            <w:r>
              <w:rPr>
                <w:b/>
                <w:sz w:val="18"/>
              </w:rPr>
              <w:t>If</w:t>
            </w:r>
          </w:p>
        </w:tc>
        <w:tc>
          <w:tcPr>
            <w:tcW w:w="2880" w:type="dxa"/>
            <w:shd w:val="clear" w:color="auto" w:fill="EDF2F7"/>
          </w:tcPr>
          <w:p w14:paraId="20522333" w14:textId="77777777" w:rsidR="009F57AD" w:rsidRDefault="00000000">
            <w:r>
              <w:rPr>
                <w:b/>
                <w:sz w:val="18"/>
              </w:rPr>
              <w:t>Then</w:t>
            </w:r>
          </w:p>
        </w:tc>
      </w:tr>
      <w:tr w:rsidR="009F57AD" w14:paraId="6FB8549E" w14:textId="77777777">
        <w:tc>
          <w:tcPr>
            <w:tcW w:w="2880" w:type="dxa"/>
          </w:tcPr>
          <w:p w14:paraId="1C1F79A3" w14:textId="77777777" w:rsidR="009F57AD" w:rsidRDefault="00000000">
            <w:r>
              <w:rPr>
                <w:sz w:val="18"/>
              </w:rPr>
              <w:t>1</w:t>
            </w:r>
          </w:p>
        </w:tc>
        <w:tc>
          <w:tcPr>
            <w:tcW w:w="2880" w:type="dxa"/>
          </w:tcPr>
          <w:p w14:paraId="7E8A13E4" w14:textId="77777777" w:rsidR="009F57AD" w:rsidRDefault="00000000">
            <w:r>
              <w:rPr>
                <w:sz w:val="18"/>
              </w:rPr>
              <w:t>Adjacent Road Lane 1–3m = Present</w:t>
            </w:r>
          </w:p>
        </w:tc>
        <w:tc>
          <w:tcPr>
            <w:tcW w:w="2880" w:type="dxa"/>
          </w:tcPr>
          <w:p w14:paraId="1229FC14" w14:textId="77777777" w:rsidR="009F57AD" w:rsidRDefault="00000000">
            <w:r>
              <w:rPr>
                <w:sz w:val="18"/>
              </w:rPr>
              <w:t>Adjacent Road Lane 0–1m = Not Present</w:t>
            </w:r>
          </w:p>
        </w:tc>
      </w:tr>
      <w:tr w:rsidR="009F57AD" w14:paraId="69C07557" w14:textId="77777777">
        <w:tc>
          <w:tcPr>
            <w:tcW w:w="2880" w:type="dxa"/>
          </w:tcPr>
          <w:p w14:paraId="0D932AEF" w14:textId="77777777" w:rsidR="009F57AD" w:rsidRDefault="00000000">
            <w:r>
              <w:rPr>
                <w:sz w:val="18"/>
              </w:rPr>
              <w:t>2</w:t>
            </w:r>
          </w:p>
        </w:tc>
        <w:tc>
          <w:tcPr>
            <w:tcW w:w="2880" w:type="dxa"/>
          </w:tcPr>
          <w:p w14:paraId="61E2DE46" w14:textId="77777777" w:rsidR="009F57AD" w:rsidRDefault="00000000">
            <w:r>
              <w:rPr>
                <w:sz w:val="18"/>
              </w:rPr>
              <w:t>Adjacent Vehicle Parking 1–3m = Present</w:t>
            </w:r>
          </w:p>
        </w:tc>
        <w:tc>
          <w:tcPr>
            <w:tcW w:w="2880" w:type="dxa"/>
          </w:tcPr>
          <w:p w14:paraId="57762042" w14:textId="77777777" w:rsidR="009F57AD" w:rsidRDefault="00000000">
            <w:r>
              <w:rPr>
                <w:sz w:val="18"/>
              </w:rPr>
              <w:t>Adjacent Vehicle Parking 0–1m = Not Present</w:t>
            </w:r>
          </w:p>
        </w:tc>
      </w:tr>
      <w:tr w:rsidR="009F57AD" w14:paraId="38082731" w14:textId="77777777">
        <w:tc>
          <w:tcPr>
            <w:tcW w:w="2880" w:type="dxa"/>
          </w:tcPr>
          <w:p w14:paraId="176283FE" w14:textId="77777777" w:rsidR="009F57AD" w:rsidRDefault="00000000">
            <w:r>
              <w:rPr>
                <w:sz w:val="18"/>
              </w:rPr>
              <w:t>3</w:t>
            </w:r>
          </w:p>
        </w:tc>
        <w:tc>
          <w:tcPr>
            <w:tcW w:w="2880" w:type="dxa"/>
          </w:tcPr>
          <w:p w14:paraId="396E64A4" w14:textId="77777777" w:rsidR="009F57AD" w:rsidRDefault="00000000">
            <w:r>
              <w:rPr>
                <w:sz w:val="18"/>
              </w:rPr>
              <w:t>Adjacent Severe Hazard 1–3m = Present</w:t>
            </w:r>
          </w:p>
        </w:tc>
        <w:tc>
          <w:tcPr>
            <w:tcW w:w="2880" w:type="dxa"/>
          </w:tcPr>
          <w:p w14:paraId="5B17B859" w14:textId="77777777" w:rsidR="009F57AD" w:rsidRDefault="00000000">
            <w:r>
              <w:rPr>
                <w:sz w:val="18"/>
              </w:rPr>
              <w:t>Adjacent Severe Hazard 0–1m = Not Present</w:t>
            </w:r>
          </w:p>
        </w:tc>
      </w:tr>
      <w:tr w:rsidR="009F57AD" w14:paraId="0DC8F963" w14:textId="77777777">
        <w:tc>
          <w:tcPr>
            <w:tcW w:w="2880" w:type="dxa"/>
          </w:tcPr>
          <w:p w14:paraId="2BD45C1E" w14:textId="77777777" w:rsidR="009F57AD" w:rsidRDefault="00000000">
            <w:r>
              <w:rPr>
                <w:sz w:val="18"/>
              </w:rPr>
              <w:t>4</w:t>
            </w:r>
          </w:p>
        </w:tc>
        <w:tc>
          <w:tcPr>
            <w:tcW w:w="2880" w:type="dxa"/>
          </w:tcPr>
          <w:p w14:paraId="0CDEB229" w14:textId="77777777" w:rsidR="009F57AD" w:rsidRDefault="00000000">
            <w:r>
              <w:rPr>
                <w:sz w:val="18"/>
              </w:rPr>
              <w:t>Adjacent Object or Level Change 1–3m = Present</w:t>
            </w:r>
          </w:p>
        </w:tc>
        <w:tc>
          <w:tcPr>
            <w:tcW w:w="2880" w:type="dxa"/>
          </w:tcPr>
          <w:p w14:paraId="56657867" w14:textId="77777777" w:rsidR="009F57AD" w:rsidRDefault="00000000">
            <w:r>
              <w:rPr>
                <w:sz w:val="18"/>
              </w:rPr>
              <w:t>Adjacent Object or Level Change 0–1m = Not Present</w:t>
            </w:r>
          </w:p>
        </w:tc>
      </w:tr>
      <w:tr w:rsidR="009F57AD" w14:paraId="03878846" w14:textId="77777777">
        <w:tc>
          <w:tcPr>
            <w:tcW w:w="2880" w:type="dxa"/>
          </w:tcPr>
          <w:p w14:paraId="72140901" w14:textId="77777777" w:rsidR="009F57AD" w:rsidRDefault="00000000">
            <w:r>
              <w:rPr>
                <w:sz w:val="18"/>
              </w:rPr>
              <w:t>5</w:t>
            </w:r>
          </w:p>
        </w:tc>
        <w:tc>
          <w:tcPr>
            <w:tcW w:w="2880" w:type="dxa"/>
          </w:tcPr>
          <w:p w14:paraId="05AA547E" w14:textId="77777777" w:rsidR="009F57AD" w:rsidRDefault="00000000">
            <w:r>
              <w:rPr>
                <w:sz w:val="18"/>
              </w:rPr>
              <w:t>Adjacent Sidewalk 1–3m = Present</w:t>
            </w:r>
          </w:p>
        </w:tc>
        <w:tc>
          <w:tcPr>
            <w:tcW w:w="2880" w:type="dxa"/>
          </w:tcPr>
          <w:p w14:paraId="72781341" w14:textId="77777777" w:rsidR="009F57AD" w:rsidRDefault="00000000">
            <w:r>
              <w:rPr>
                <w:sz w:val="18"/>
              </w:rPr>
              <w:t>Adjacent Sidewalk 0–1m = Not Present</w:t>
            </w:r>
          </w:p>
        </w:tc>
      </w:tr>
      <w:tr w:rsidR="009F57AD" w14:paraId="593A18A5" w14:textId="77777777">
        <w:tc>
          <w:tcPr>
            <w:tcW w:w="2880" w:type="dxa"/>
          </w:tcPr>
          <w:p w14:paraId="01838906" w14:textId="77777777" w:rsidR="009F57AD" w:rsidRDefault="00000000">
            <w:r>
              <w:rPr>
                <w:sz w:val="18"/>
              </w:rPr>
              <w:t>6</w:t>
            </w:r>
          </w:p>
        </w:tc>
        <w:tc>
          <w:tcPr>
            <w:tcW w:w="2880" w:type="dxa"/>
          </w:tcPr>
          <w:p w14:paraId="2E2C695F" w14:textId="77777777" w:rsidR="009F57AD" w:rsidRDefault="00000000">
            <w:r>
              <w:rPr>
                <w:sz w:val="18"/>
              </w:rPr>
              <w:t>Facility Type = Sidewalk</w:t>
            </w:r>
          </w:p>
        </w:tc>
        <w:tc>
          <w:tcPr>
            <w:tcW w:w="2880" w:type="dxa"/>
          </w:tcPr>
          <w:p w14:paraId="78D33235" w14:textId="77777777" w:rsidR="009F57AD" w:rsidRDefault="00000000">
            <w:r>
              <w:rPr>
                <w:sz w:val="18"/>
              </w:rPr>
              <w:t>Adjacent Sidewalk 0–1m = Not Present</w:t>
            </w:r>
          </w:p>
        </w:tc>
      </w:tr>
      <w:tr w:rsidR="009F57AD" w14:paraId="440767FB" w14:textId="77777777">
        <w:tc>
          <w:tcPr>
            <w:tcW w:w="2880" w:type="dxa"/>
          </w:tcPr>
          <w:p w14:paraId="24D05E11" w14:textId="77777777" w:rsidR="009F57AD" w:rsidRDefault="00000000">
            <w:r>
              <w:rPr>
                <w:sz w:val="18"/>
              </w:rPr>
              <w:t>7</w:t>
            </w:r>
          </w:p>
        </w:tc>
        <w:tc>
          <w:tcPr>
            <w:tcW w:w="2880" w:type="dxa"/>
          </w:tcPr>
          <w:p w14:paraId="68B569C5" w14:textId="77777777" w:rsidR="009F57AD" w:rsidRDefault="00000000">
            <w:r>
              <w:rPr>
                <w:sz w:val="18"/>
              </w:rPr>
              <w:t>Facility Type = Mixed Traffic Road Lane</w:t>
            </w:r>
          </w:p>
        </w:tc>
        <w:tc>
          <w:tcPr>
            <w:tcW w:w="2880" w:type="dxa"/>
          </w:tcPr>
          <w:p w14:paraId="12A7A23B" w14:textId="77777777" w:rsidR="009F57AD" w:rsidRDefault="00000000">
            <w:r>
              <w:rPr>
                <w:sz w:val="18"/>
              </w:rPr>
              <w:t xml:space="preserve">Adjacent Road Lane 0–1m = Present </w:t>
            </w:r>
            <w:r>
              <w:rPr>
                <w:b/>
                <w:sz w:val="18"/>
              </w:rPr>
              <w:t>and</w:t>
            </w:r>
            <w:r>
              <w:rPr>
                <w:sz w:val="18"/>
              </w:rPr>
              <w:t xml:space="preserve"> Adjacent Road Lane 1–3m = Not Present</w:t>
            </w:r>
          </w:p>
        </w:tc>
      </w:tr>
      <w:tr w:rsidR="009F57AD" w14:paraId="1D5FADCB" w14:textId="77777777">
        <w:tc>
          <w:tcPr>
            <w:tcW w:w="2880" w:type="dxa"/>
          </w:tcPr>
          <w:p w14:paraId="6B2CEB03" w14:textId="77777777" w:rsidR="009F57AD" w:rsidRDefault="00000000">
            <w:r>
              <w:rPr>
                <w:sz w:val="18"/>
              </w:rPr>
              <w:t>8</w:t>
            </w:r>
          </w:p>
        </w:tc>
        <w:tc>
          <w:tcPr>
            <w:tcW w:w="2880" w:type="dxa"/>
          </w:tcPr>
          <w:p w14:paraId="3540C255" w14:textId="77777777" w:rsidR="009F57AD" w:rsidRDefault="00000000">
            <w:r>
              <w:rPr>
                <w:sz w:val="18"/>
              </w:rPr>
              <w:t>Facility Type = Sidewalk, Multi-Use Path, or Off-Road Bicycle Path</w:t>
            </w:r>
          </w:p>
        </w:tc>
        <w:tc>
          <w:tcPr>
            <w:tcW w:w="2880" w:type="dxa"/>
          </w:tcPr>
          <w:p w14:paraId="106C149E" w14:textId="77777777" w:rsidR="009F57AD" w:rsidRDefault="00000000">
            <w:r>
              <w:rPr>
                <w:sz w:val="18"/>
              </w:rPr>
              <w:t>Adjacent Object or Level Change = Present</w:t>
            </w:r>
          </w:p>
        </w:tc>
      </w:tr>
      <w:tr w:rsidR="009F57AD" w14:paraId="3784267C" w14:textId="77777777">
        <w:tc>
          <w:tcPr>
            <w:tcW w:w="2880" w:type="dxa"/>
          </w:tcPr>
          <w:p w14:paraId="7A9B07A7" w14:textId="77777777" w:rsidR="009F57AD" w:rsidRDefault="00000000">
            <w:r>
              <w:rPr>
                <w:sz w:val="18"/>
              </w:rPr>
              <w:t>9</w:t>
            </w:r>
          </w:p>
        </w:tc>
        <w:tc>
          <w:tcPr>
            <w:tcW w:w="2880" w:type="dxa"/>
          </w:tcPr>
          <w:p w14:paraId="288199BD" w14:textId="77777777" w:rsidR="009F57AD" w:rsidRDefault="00000000">
            <w:r>
              <w:rPr>
                <w:sz w:val="18"/>
              </w:rPr>
              <w:t>Width Restriction = Present</w:t>
            </w:r>
          </w:p>
        </w:tc>
        <w:tc>
          <w:tcPr>
            <w:tcW w:w="2880" w:type="dxa"/>
          </w:tcPr>
          <w:p w14:paraId="0EF3BC1C" w14:textId="77777777" w:rsidR="009F57AD" w:rsidRDefault="00000000">
            <w:r>
              <w:rPr>
                <w:sz w:val="18"/>
              </w:rPr>
              <w:t xml:space="preserve">Fixed Obstacle on Facility = Present </w:t>
            </w:r>
            <w:r>
              <w:rPr>
                <w:b/>
                <w:sz w:val="18"/>
              </w:rPr>
              <w:t>or</w:t>
            </w:r>
            <w:r>
              <w:rPr>
                <w:sz w:val="18"/>
              </w:rPr>
              <w:t xml:space="preserve"> Non-Fixed Obstacle on Facility = Present (or both)</w:t>
            </w:r>
          </w:p>
        </w:tc>
      </w:tr>
      <w:tr w:rsidR="009F57AD" w14:paraId="5F5D473D" w14:textId="77777777">
        <w:tc>
          <w:tcPr>
            <w:tcW w:w="2880" w:type="dxa"/>
          </w:tcPr>
          <w:p w14:paraId="63C5323F" w14:textId="77777777" w:rsidR="009F57AD" w:rsidRDefault="00000000">
            <w:r>
              <w:rPr>
                <w:sz w:val="18"/>
              </w:rPr>
              <w:t>10</w:t>
            </w:r>
          </w:p>
        </w:tc>
        <w:tc>
          <w:tcPr>
            <w:tcW w:w="2880" w:type="dxa"/>
          </w:tcPr>
          <w:p w14:paraId="1F257481" w14:textId="77777777" w:rsidR="009F57AD" w:rsidRDefault="00000000">
            <w:r>
              <w:rPr>
                <w:sz w:val="18"/>
              </w:rPr>
              <w:t>Facility Type = Sidewalk, Multi-Use Path, or Off-Road Bicycle Path</w:t>
            </w:r>
          </w:p>
        </w:tc>
        <w:tc>
          <w:tcPr>
            <w:tcW w:w="2880" w:type="dxa"/>
          </w:tcPr>
          <w:p w14:paraId="7AF335A0" w14:textId="77777777" w:rsidR="009F57AD" w:rsidRDefault="00000000">
            <w:r>
              <w:rPr>
                <w:sz w:val="18"/>
              </w:rPr>
              <w:t>Light Segregation = Present</w:t>
            </w:r>
          </w:p>
        </w:tc>
      </w:tr>
      <w:tr w:rsidR="009F57AD" w14:paraId="174EEE6E" w14:textId="77777777">
        <w:tc>
          <w:tcPr>
            <w:tcW w:w="2880" w:type="dxa"/>
          </w:tcPr>
          <w:p w14:paraId="1882E2C7" w14:textId="77777777" w:rsidR="009F57AD" w:rsidRDefault="00000000">
            <w:r>
              <w:rPr>
                <w:sz w:val="18"/>
              </w:rPr>
              <w:t>11</w:t>
            </w:r>
          </w:p>
        </w:tc>
        <w:tc>
          <w:tcPr>
            <w:tcW w:w="2880" w:type="dxa"/>
          </w:tcPr>
          <w:p w14:paraId="7042AA2E" w14:textId="77777777" w:rsidR="009F57AD" w:rsidRDefault="00000000">
            <w:r>
              <w:rPr>
                <w:sz w:val="18"/>
              </w:rPr>
              <w:t>Property Access = Present</w:t>
            </w:r>
          </w:p>
        </w:tc>
        <w:tc>
          <w:tcPr>
            <w:tcW w:w="2880" w:type="dxa"/>
          </w:tcPr>
          <w:p w14:paraId="4887A843" w14:textId="77777777" w:rsidR="009F57AD" w:rsidRDefault="00000000">
            <w:r>
              <w:rPr>
                <w:sz w:val="18"/>
              </w:rPr>
              <w:t>Intersection or Road Crossing = Present</w:t>
            </w:r>
          </w:p>
        </w:tc>
      </w:tr>
      <w:tr w:rsidR="009F57AD" w14:paraId="1C62DF7A" w14:textId="77777777">
        <w:tc>
          <w:tcPr>
            <w:tcW w:w="2880" w:type="dxa"/>
          </w:tcPr>
          <w:p w14:paraId="4A1DAE81" w14:textId="77777777" w:rsidR="009F57AD" w:rsidRDefault="00000000">
            <w:r>
              <w:rPr>
                <w:sz w:val="18"/>
              </w:rPr>
              <w:lastRenderedPageBreak/>
              <w:t>12</w:t>
            </w:r>
          </w:p>
        </w:tc>
        <w:tc>
          <w:tcPr>
            <w:tcW w:w="2880" w:type="dxa"/>
          </w:tcPr>
          <w:p w14:paraId="6FBC5BB5" w14:textId="77777777" w:rsidR="009F57AD" w:rsidRDefault="00000000">
            <w:r>
              <w:rPr>
                <w:sz w:val="18"/>
              </w:rPr>
              <w:t>Facility Type = On-Road Bicycle Lane</w:t>
            </w:r>
          </w:p>
        </w:tc>
        <w:tc>
          <w:tcPr>
            <w:tcW w:w="2880" w:type="dxa"/>
          </w:tcPr>
          <w:p w14:paraId="28172E95" w14:textId="77777777" w:rsidR="009F57AD" w:rsidRDefault="00000000">
            <w:r>
              <w:rPr>
                <w:sz w:val="18"/>
              </w:rPr>
              <w:t>Adjacent Road Lane 0–1m = Present</w:t>
            </w:r>
          </w:p>
        </w:tc>
      </w:tr>
      <w:tr w:rsidR="009F57AD" w14:paraId="4416BA07" w14:textId="77777777">
        <w:tc>
          <w:tcPr>
            <w:tcW w:w="2880" w:type="dxa"/>
          </w:tcPr>
          <w:p w14:paraId="1823FA87" w14:textId="77777777" w:rsidR="009F57AD" w:rsidRDefault="00000000">
            <w:r>
              <w:rPr>
                <w:sz w:val="18"/>
              </w:rPr>
              <w:t>13</w:t>
            </w:r>
          </w:p>
        </w:tc>
        <w:tc>
          <w:tcPr>
            <w:tcW w:w="2880" w:type="dxa"/>
          </w:tcPr>
          <w:p w14:paraId="374ED127" w14:textId="77777777" w:rsidR="009F57AD" w:rsidRDefault="00000000">
            <w:r>
              <w:rPr>
                <w:sz w:val="18"/>
              </w:rPr>
              <w:t>Adjacent Road Lane 0–1m = Present</w:t>
            </w:r>
          </w:p>
        </w:tc>
        <w:tc>
          <w:tcPr>
            <w:tcW w:w="2880" w:type="dxa"/>
          </w:tcPr>
          <w:p w14:paraId="65BAA347" w14:textId="77777777" w:rsidR="009F57AD" w:rsidRDefault="00000000">
            <w:r>
              <w:rPr>
                <w:sz w:val="18"/>
              </w:rPr>
              <w:t>Road AADT ≠ 0</w:t>
            </w:r>
          </w:p>
        </w:tc>
      </w:tr>
      <w:tr w:rsidR="009F57AD" w14:paraId="4C078786" w14:textId="77777777">
        <w:tc>
          <w:tcPr>
            <w:tcW w:w="2880" w:type="dxa"/>
          </w:tcPr>
          <w:p w14:paraId="36EB7336" w14:textId="77777777" w:rsidR="009F57AD" w:rsidRDefault="00000000">
            <w:r>
              <w:rPr>
                <w:sz w:val="18"/>
              </w:rPr>
              <w:t>14</w:t>
            </w:r>
          </w:p>
        </w:tc>
        <w:tc>
          <w:tcPr>
            <w:tcW w:w="2880" w:type="dxa"/>
          </w:tcPr>
          <w:p w14:paraId="01AFC233" w14:textId="77777777" w:rsidR="009F57AD" w:rsidRDefault="00000000">
            <w:r>
              <w:rPr>
                <w:sz w:val="18"/>
              </w:rPr>
              <w:t>Adjacent Road Lane 0–1m = Present</w:t>
            </w:r>
          </w:p>
        </w:tc>
        <w:tc>
          <w:tcPr>
            <w:tcW w:w="2880" w:type="dxa"/>
          </w:tcPr>
          <w:p w14:paraId="4EB9E15D" w14:textId="77777777" w:rsidR="009F57AD" w:rsidRDefault="00000000">
            <w:r>
              <w:rPr>
                <w:sz w:val="18"/>
              </w:rPr>
              <w:t>Road Operating Speed (mean) ≠ 0</w:t>
            </w:r>
          </w:p>
        </w:tc>
      </w:tr>
      <w:tr w:rsidR="009F57AD" w14:paraId="21B1DE01" w14:textId="77777777">
        <w:tc>
          <w:tcPr>
            <w:tcW w:w="2880" w:type="dxa"/>
          </w:tcPr>
          <w:p w14:paraId="57E70F3F" w14:textId="77777777" w:rsidR="009F57AD" w:rsidRDefault="00000000">
            <w:r>
              <w:rPr>
                <w:sz w:val="18"/>
              </w:rPr>
              <w:t>15</w:t>
            </w:r>
          </w:p>
        </w:tc>
        <w:tc>
          <w:tcPr>
            <w:tcW w:w="2880" w:type="dxa"/>
          </w:tcPr>
          <w:p w14:paraId="5640CF7C" w14:textId="77777777" w:rsidR="009F57AD" w:rsidRDefault="00000000">
            <w:r>
              <w:rPr>
                <w:sz w:val="18"/>
              </w:rPr>
              <w:t>Adjacent Road Lane 1–3m = Present</w:t>
            </w:r>
          </w:p>
        </w:tc>
        <w:tc>
          <w:tcPr>
            <w:tcW w:w="2880" w:type="dxa"/>
          </w:tcPr>
          <w:p w14:paraId="0F649B98" w14:textId="77777777" w:rsidR="009F57AD" w:rsidRDefault="00000000">
            <w:r>
              <w:rPr>
                <w:sz w:val="18"/>
              </w:rPr>
              <w:t>Road AADT ≠ 0</w:t>
            </w:r>
          </w:p>
        </w:tc>
      </w:tr>
      <w:tr w:rsidR="009F57AD" w14:paraId="6E249403" w14:textId="77777777">
        <w:tc>
          <w:tcPr>
            <w:tcW w:w="2880" w:type="dxa"/>
          </w:tcPr>
          <w:p w14:paraId="3F9E804A" w14:textId="77777777" w:rsidR="009F57AD" w:rsidRDefault="00000000">
            <w:r>
              <w:rPr>
                <w:sz w:val="18"/>
              </w:rPr>
              <w:t>16</w:t>
            </w:r>
          </w:p>
        </w:tc>
        <w:tc>
          <w:tcPr>
            <w:tcW w:w="2880" w:type="dxa"/>
          </w:tcPr>
          <w:p w14:paraId="3EAC6C00" w14:textId="77777777" w:rsidR="009F57AD" w:rsidRDefault="00000000">
            <w:r>
              <w:rPr>
                <w:sz w:val="18"/>
              </w:rPr>
              <w:t>Adjacent Road Lane 1–3m = Present</w:t>
            </w:r>
          </w:p>
        </w:tc>
        <w:tc>
          <w:tcPr>
            <w:tcW w:w="2880" w:type="dxa"/>
          </w:tcPr>
          <w:p w14:paraId="77B82306" w14:textId="77777777" w:rsidR="009F57AD" w:rsidRDefault="00000000">
            <w:r>
              <w:rPr>
                <w:sz w:val="18"/>
              </w:rPr>
              <w:t>Road Operating Speed (mean) ≠ 0</w:t>
            </w:r>
          </w:p>
        </w:tc>
      </w:tr>
      <w:tr w:rsidR="009F57AD" w14:paraId="0D211AE1" w14:textId="77777777">
        <w:tc>
          <w:tcPr>
            <w:tcW w:w="2880" w:type="dxa"/>
          </w:tcPr>
          <w:p w14:paraId="0C4F3A98" w14:textId="77777777" w:rsidR="009F57AD" w:rsidRDefault="00000000">
            <w:r>
              <w:rPr>
                <w:sz w:val="18"/>
              </w:rPr>
              <w:t>17</w:t>
            </w:r>
          </w:p>
        </w:tc>
        <w:tc>
          <w:tcPr>
            <w:tcW w:w="2880" w:type="dxa"/>
          </w:tcPr>
          <w:p w14:paraId="5687844D" w14:textId="77777777" w:rsidR="009F57AD" w:rsidRDefault="00000000">
            <w:r>
              <w:rPr>
                <w:sz w:val="18"/>
              </w:rPr>
              <w:t>Intersection or Road Crossing = Present</w:t>
            </w:r>
          </w:p>
        </w:tc>
        <w:tc>
          <w:tcPr>
            <w:tcW w:w="2880" w:type="dxa"/>
          </w:tcPr>
          <w:p w14:paraId="27EB68D2" w14:textId="77777777" w:rsidR="009F57AD" w:rsidRDefault="00000000">
            <w:r>
              <w:rPr>
                <w:sz w:val="18"/>
              </w:rPr>
              <w:t>Road AADT ≠ 0</w:t>
            </w:r>
          </w:p>
        </w:tc>
      </w:tr>
      <w:tr w:rsidR="009F57AD" w14:paraId="58C65454" w14:textId="77777777">
        <w:tc>
          <w:tcPr>
            <w:tcW w:w="2880" w:type="dxa"/>
          </w:tcPr>
          <w:p w14:paraId="4A10F45E" w14:textId="77777777" w:rsidR="009F57AD" w:rsidRDefault="00000000">
            <w:r>
              <w:rPr>
                <w:sz w:val="18"/>
              </w:rPr>
              <w:t>18</w:t>
            </w:r>
          </w:p>
        </w:tc>
        <w:tc>
          <w:tcPr>
            <w:tcW w:w="2880" w:type="dxa"/>
          </w:tcPr>
          <w:p w14:paraId="077B90B2" w14:textId="77777777" w:rsidR="009F57AD" w:rsidRDefault="00000000">
            <w:r>
              <w:rPr>
                <w:sz w:val="18"/>
              </w:rPr>
              <w:t>Intersection or Road Crossing = Present</w:t>
            </w:r>
          </w:p>
        </w:tc>
        <w:tc>
          <w:tcPr>
            <w:tcW w:w="2880" w:type="dxa"/>
          </w:tcPr>
          <w:p w14:paraId="2A6AA846" w14:textId="77777777" w:rsidR="009F57AD" w:rsidRDefault="00000000">
            <w:r>
              <w:rPr>
                <w:sz w:val="18"/>
              </w:rPr>
              <w:t>Road Operating Speed (mean) ≠ 0</w:t>
            </w:r>
          </w:p>
        </w:tc>
      </w:tr>
      <w:tr w:rsidR="009F57AD" w14:paraId="26020529" w14:textId="77777777">
        <w:tc>
          <w:tcPr>
            <w:tcW w:w="2880" w:type="dxa"/>
          </w:tcPr>
          <w:p w14:paraId="4B9DFE9F" w14:textId="77777777" w:rsidR="009F57AD" w:rsidRDefault="00000000">
            <w:r>
              <w:rPr>
                <w:sz w:val="18"/>
              </w:rPr>
              <w:t>19</w:t>
            </w:r>
          </w:p>
        </w:tc>
        <w:tc>
          <w:tcPr>
            <w:tcW w:w="2880" w:type="dxa"/>
          </w:tcPr>
          <w:p w14:paraId="073DE704" w14:textId="77777777" w:rsidR="009F57AD" w:rsidRDefault="00000000">
            <w:r>
              <w:rPr>
                <w:sz w:val="18"/>
              </w:rPr>
              <w:t>Facility Type = Mixed Traffic Road Lane</w:t>
            </w:r>
          </w:p>
        </w:tc>
        <w:tc>
          <w:tcPr>
            <w:tcW w:w="2880" w:type="dxa"/>
          </w:tcPr>
          <w:p w14:paraId="6CD44257" w14:textId="77777777" w:rsidR="009F57AD" w:rsidRDefault="00000000">
            <w:r>
              <w:rPr>
                <w:sz w:val="18"/>
              </w:rPr>
              <w:t>Road AADT ≠ 0</w:t>
            </w:r>
          </w:p>
        </w:tc>
      </w:tr>
      <w:tr w:rsidR="009F57AD" w14:paraId="3B7D288A" w14:textId="77777777">
        <w:tc>
          <w:tcPr>
            <w:tcW w:w="2880" w:type="dxa"/>
          </w:tcPr>
          <w:p w14:paraId="368CAB9E" w14:textId="77777777" w:rsidR="009F57AD" w:rsidRDefault="00000000">
            <w:r>
              <w:rPr>
                <w:sz w:val="18"/>
              </w:rPr>
              <w:t>20</w:t>
            </w:r>
          </w:p>
        </w:tc>
        <w:tc>
          <w:tcPr>
            <w:tcW w:w="2880" w:type="dxa"/>
          </w:tcPr>
          <w:p w14:paraId="4DA0AF4E" w14:textId="77777777" w:rsidR="009F57AD" w:rsidRDefault="00000000">
            <w:r>
              <w:rPr>
                <w:sz w:val="18"/>
              </w:rPr>
              <w:t>Facility Type = Mixed Traffic Road Lane</w:t>
            </w:r>
          </w:p>
        </w:tc>
        <w:tc>
          <w:tcPr>
            <w:tcW w:w="2880" w:type="dxa"/>
          </w:tcPr>
          <w:p w14:paraId="2872142F" w14:textId="77777777" w:rsidR="009F57AD" w:rsidRDefault="00000000">
            <w:r>
              <w:rPr>
                <w:sz w:val="18"/>
              </w:rPr>
              <w:t>Road Operating Speed (mean) ≠ 0</w:t>
            </w:r>
          </w:p>
        </w:tc>
      </w:tr>
      <w:tr w:rsidR="009F57AD" w14:paraId="6E14A6E4" w14:textId="77777777">
        <w:tc>
          <w:tcPr>
            <w:tcW w:w="2880" w:type="dxa"/>
          </w:tcPr>
          <w:p w14:paraId="4B890B53" w14:textId="77777777" w:rsidR="009F57AD" w:rsidRDefault="00000000">
            <w:r>
              <w:rPr>
                <w:sz w:val="18"/>
              </w:rPr>
              <w:t>21</w:t>
            </w:r>
          </w:p>
        </w:tc>
        <w:tc>
          <w:tcPr>
            <w:tcW w:w="2880" w:type="dxa"/>
          </w:tcPr>
          <w:p w14:paraId="63845D25" w14:textId="77777777" w:rsidR="009F57AD" w:rsidRDefault="00000000">
            <w:r>
              <w:rPr>
                <w:sz w:val="18"/>
              </w:rPr>
              <w:t>Facility Type = Road Shoulder</w:t>
            </w:r>
          </w:p>
        </w:tc>
        <w:tc>
          <w:tcPr>
            <w:tcW w:w="2880" w:type="dxa"/>
          </w:tcPr>
          <w:p w14:paraId="67F64728" w14:textId="77777777" w:rsidR="009F57AD" w:rsidRDefault="00000000">
            <w:r>
              <w:rPr>
                <w:sz w:val="18"/>
              </w:rPr>
              <w:t>Adjacent Road Lane 0–1m = Present</w:t>
            </w:r>
          </w:p>
        </w:tc>
      </w:tr>
    </w:tbl>
    <w:p w14:paraId="29535F1B" w14:textId="77777777" w:rsidR="009F57AD" w:rsidRDefault="009F57AD"/>
    <w:p w14:paraId="7E746665" w14:textId="77777777" w:rsidR="009F57AD" w:rsidRDefault="00000000">
      <w:pPr>
        <w:pBdr>
          <w:left w:val="single" w:sz="12" w:space="4" w:color="3182CE"/>
        </w:pBdr>
        <w:spacing w:before="80" w:after="80"/>
        <w:ind w:left="504"/>
      </w:pPr>
      <w:r>
        <w:rPr>
          <w:i/>
          <w:color w:val="4A5568"/>
        </w:rPr>
        <w:t>**Rules 1–5** reflect the spatial logic that if a hazard exists in the outer band (1–3m) it cannot simultaneously exist in the inner band (0–1m) for the same feature type.</w:t>
      </w:r>
    </w:p>
    <w:p w14:paraId="52893DDB" w14:textId="77777777" w:rsidR="009F57AD" w:rsidRDefault="00000000">
      <w:pPr>
        <w:pBdr>
          <w:left w:val="single" w:sz="12" w:space="4" w:color="3182CE"/>
        </w:pBdr>
        <w:spacing w:before="80" w:after="80"/>
        <w:ind w:left="504"/>
      </w:pPr>
      <w:r>
        <w:rPr>
          <w:i/>
          <w:color w:val="4A5568"/>
        </w:rPr>
        <w:t>**Rules 13–20** reflect that Road AADT and Road Operating Speed must have non-zero values whenever an adjacent road lane or road crossing is present, or when the facility itself is on a road.</w:t>
      </w:r>
    </w:p>
    <w:p w14:paraId="7616DC7D" w14:textId="3E71ECB9" w:rsidR="009F57AD" w:rsidDel="00341631" w:rsidRDefault="00000000">
      <w:pPr>
        <w:pStyle w:val="Heading4"/>
        <w:rPr>
          <w:del w:id="203" w:author="Puay Ping KOH (LTA)" w:date="2026-06-25T09:59:00Z" w16du:dateUtc="2026-06-25T01:59:00Z"/>
        </w:rPr>
      </w:pPr>
      <w:del w:id="204" w:author="Puay Ping KOH (LTA)" w:date="2026-06-25T09:59:00Z" w16du:dateUtc="2026-06-25T01:59:00Z">
        <w:r w:rsidDel="00341631">
          <w:delText>Warnings</w:delText>
        </w:r>
      </w:del>
    </w:p>
    <w:p w14:paraId="661590C2" w14:textId="350FF3C0" w:rsidR="009F57AD" w:rsidDel="00341631" w:rsidRDefault="00000000">
      <w:pPr>
        <w:rPr>
          <w:del w:id="205" w:author="Puay Ping KOH (LTA)" w:date="2026-06-25T09:59:00Z" w16du:dateUtc="2026-06-25T01:59:00Z"/>
        </w:rPr>
      </w:pPr>
      <w:del w:id="206" w:author="Puay Ping KOH (LTA)" w:date="2026-06-25T09:59:00Z" w16du:dateUtc="2026-06-25T01:59:00Z">
        <w:r w:rsidDel="00341631">
          <w:delText>Warnings flag unusual combinations that are not always wrong. Review the segment image carefully before confirming.</w:delText>
        </w:r>
      </w:del>
    </w:p>
    <w:tbl>
      <w:tblPr>
        <w:tblStyle w:val="TableGrid"/>
        <w:tblW w:w="0" w:type="auto"/>
        <w:tblLook w:val="04A0" w:firstRow="1" w:lastRow="0" w:firstColumn="1" w:lastColumn="0" w:noHBand="0" w:noVBand="1"/>
      </w:tblPr>
      <w:tblGrid>
        <w:gridCol w:w="2876"/>
        <w:gridCol w:w="2877"/>
        <w:gridCol w:w="2877"/>
      </w:tblGrid>
      <w:tr w:rsidR="009F57AD" w:rsidDel="00341631" w14:paraId="498A59BC" w14:textId="06352B1C">
        <w:trPr>
          <w:del w:id="207" w:author="Puay Ping KOH (LTA)" w:date="2026-06-25T09:59:00Z"/>
        </w:trPr>
        <w:tc>
          <w:tcPr>
            <w:tcW w:w="2880" w:type="dxa"/>
            <w:shd w:val="clear" w:color="auto" w:fill="EDF2F7"/>
          </w:tcPr>
          <w:p w14:paraId="645F4B4D" w14:textId="5F709293" w:rsidR="009F57AD" w:rsidDel="00341631" w:rsidRDefault="00000000">
            <w:pPr>
              <w:rPr>
                <w:del w:id="208" w:author="Puay Ping KOH (LTA)" w:date="2026-06-25T09:59:00Z" w16du:dateUtc="2026-06-25T01:59:00Z"/>
              </w:rPr>
            </w:pPr>
            <w:del w:id="209" w:author="Puay Ping KOH (LTA)" w:date="2026-06-25T09:59:00Z" w16du:dateUtc="2026-06-25T01:59:00Z">
              <w:r w:rsidDel="00341631">
                <w:rPr>
                  <w:b/>
                  <w:sz w:val="18"/>
                </w:rPr>
                <w:delText>#</w:delText>
              </w:r>
            </w:del>
          </w:p>
        </w:tc>
        <w:tc>
          <w:tcPr>
            <w:tcW w:w="2880" w:type="dxa"/>
            <w:shd w:val="clear" w:color="auto" w:fill="EDF2F7"/>
          </w:tcPr>
          <w:p w14:paraId="36D8A73C" w14:textId="208D7615" w:rsidR="009F57AD" w:rsidDel="00341631" w:rsidRDefault="00000000">
            <w:pPr>
              <w:rPr>
                <w:del w:id="210" w:author="Puay Ping KOH (LTA)" w:date="2026-06-25T09:59:00Z" w16du:dateUtc="2026-06-25T01:59:00Z"/>
              </w:rPr>
            </w:pPr>
            <w:del w:id="211" w:author="Puay Ping KOH (LTA)" w:date="2026-06-25T09:59:00Z" w16du:dateUtc="2026-06-25T01:59:00Z">
              <w:r w:rsidDel="00341631">
                <w:rPr>
                  <w:b/>
                  <w:sz w:val="18"/>
                </w:rPr>
                <w:delText>If</w:delText>
              </w:r>
            </w:del>
          </w:p>
        </w:tc>
        <w:tc>
          <w:tcPr>
            <w:tcW w:w="2880" w:type="dxa"/>
            <w:shd w:val="clear" w:color="auto" w:fill="EDF2F7"/>
          </w:tcPr>
          <w:p w14:paraId="30946F9B" w14:textId="54240DE0" w:rsidR="009F57AD" w:rsidDel="00341631" w:rsidRDefault="00000000">
            <w:pPr>
              <w:rPr>
                <w:del w:id="212" w:author="Puay Ping KOH (LTA)" w:date="2026-06-25T09:59:00Z" w16du:dateUtc="2026-06-25T01:59:00Z"/>
              </w:rPr>
            </w:pPr>
            <w:del w:id="213" w:author="Puay Ping KOH (LTA)" w:date="2026-06-25T09:59:00Z" w16du:dateUtc="2026-06-25T01:59:00Z">
              <w:r w:rsidDel="00341631">
                <w:rPr>
                  <w:b/>
                  <w:sz w:val="18"/>
                </w:rPr>
                <w:delText>Expected</w:delText>
              </w:r>
            </w:del>
          </w:p>
        </w:tc>
      </w:tr>
      <w:tr w:rsidR="009F57AD" w:rsidDel="00341631" w14:paraId="3F1C37AC" w14:textId="1D2C2746">
        <w:trPr>
          <w:del w:id="214" w:author="Puay Ping KOH (LTA)" w:date="2026-06-25T09:59:00Z"/>
        </w:trPr>
        <w:tc>
          <w:tcPr>
            <w:tcW w:w="2880" w:type="dxa"/>
          </w:tcPr>
          <w:p w14:paraId="5BA165A0" w14:textId="2AA1A500" w:rsidR="009F57AD" w:rsidDel="00341631" w:rsidRDefault="00000000">
            <w:pPr>
              <w:rPr>
                <w:del w:id="215" w:author="Puay Ping KOH (LTA)" w:date="2026-06-25T09:59:00Z" w16du:dateUtc="2026-06-25T01:59:00Z"/>
              </w:rPr>
            </w:pPr>
            <w:del w:id="216" w:author="Puay Ping KOH (LTA)" w:date="2026-06-25T09:59:00Z" w16du:dateUtc="2026-06-25T01:59:00Z">
              <w:r w:rsidDel="00341631">
                <w:rPr>
                  <w:sz w:val="18"/>
                </w:rPr>
                <w:delText>1</w:delText>
              </w:r>
            </w:del>
          </w:p>
        </w:tc>
        <w:tc>
          <w:tcPr>
            <w:tcW w:w="2880" w:type="dxa"/>
          </w:tcPr>
          <w:p w14:paraId="59C48D48" w14:textId="3F76668C" w:rsidR="009F57AD" w:rsidDel="00341631" w:rsidRDefault="00000000">
            <w:pPr>
              <w:rPr>
                <w:del w:id="217" w:author="Puay Ping KOH (LTA)" w:date="2026-06-25T09:59:00Z" w16du:dateUtc="2026-06-25T01:59:00Z"/>
              </w:rPr>
            </w:pPr>
            <w:del w:id="218" w:author="Puay Ping KOH (LTA)" w:date="2026-06-25T09:59:00Z" w16du:dateUtc="2026-06-25T01:59:00Z">
              <w:r w:rsidDel="00341631">
                <w:rPr>
                  <w:sz w:val="18"/>
                </w:rPr>
                <w:delText>Facility Type = Off-Road Bicycle Path</w:delText>
              </w:r>
            </w:del>
          </w:p>
        </w:tc>
        <w:tc>
          <w:tcPr>
            <w:tcW w:w="2880" w:type="dxa"/>
          </w:tcPr>
          <w:p w14:paraId="646CDB0C" w14:textId="2D86886A" w:rsidR="009F57AD" w:rsidDel="00341631" w:rsidRDefault="00000000">
            <w:pPr>
              <w:rPr>
                <w:del w:id="219" w:author="Puay Ping KOH (LTA)" w:date="2026-06-25T09:59:00Z" w16du:dateUtc="2026-06-25T01:59:00Z"/>
              </w:rPr>
            </w:pPr>
            <w:del w:id="220" w:author="Puay Ping KOH (LTA)" w:date="2026-06-25T09:59:00Z" w16du:dateUtc="2026-06-25T01:59:00Z">
              <w:r w:rsidDel="00341631">
                <w:rPr>
                  <w:sz w:val="18"/>
                </w:rPr>
                <w:delText xml:space="preserve">Adjacent Sidewalk 0–1m </w:delText>
              </w:r>
              <w:r w:rsidDel="00341631">
                <w:rPr>
                  <w:b/>
                  <w:sz w:val="18"/>
                </w:rPr>
                <w:delText>or</w:delText>
              </w:r>
              <w:r w:rsidDel="00341631">
                <w:rPr>
                  <w:sz w:val="18"/>
                </w:rPr>
                <w:delText xml:space="preserve"> 1–3m = Present</w:delText>
              </w:r>
            </w:del>
          </w:p>
        </w:tc>
      </w:tr>
      <w:tr w:rsidR="009F57AD" w:rsidDel="00341631" w14:paraId="625F0582" w14:textId="3DF647E9">
        <w:trPr>
          <w:del w:id="221" w:author="Puay Ping KOH (LTA)" w:date="2026-06-25T09:59:00Z"/>
        </w:trPr>
        <w:tc>
          <w:tcPr>
            <w:tcW w:w="2880" w:type="dxa"/>
          </w:tcPr>
          <w:p w14:paraId="389092EF" w14:textId="7C73ED7C" w:rsidR="009F57AD" w:rsidDel="00341631" w:rsidRDefault="00000000">
            <w:pPr>
              <w:rPr>
                <w:del w:id="222" w:author="Puay Ping KOH (LTA)" w:date="2026-06-25T09:59:00Z" w16du:dateUtc="2026-06-25T01:59:00Z"/>
              </w:rPr>
            </w:pPr>
            <w:del w:id="223" w:author="Puay Ping KOH (LTA)" w:date="2026-06-25T09:59:00Z" w16du:dateUtc="2026-06-25T01:59:00Z">
              <w:r w:rsidDel="00341631">
                <w:rPr>
                  <w:sz w:val="18"/>
                </w:rPr>
                <w:delText>2</w:delText>
              </w:r>
            </w:del>
          </w:p>
        </w:tc>
        <w:tc>
          <w:tcPr>
            <w:tcW w:w="2880" w:type="dxa"/>
          </w:tcPr>
          <w:p w14:paraId="1D619F50" w14:textId="461E99D3" w:rsidR="009F57AD" w:rsidDel="00341631" w:rsidRDefault="00000000">
            <w:pPr>
              <w:rPr>
                <w:del w:id="224" w:author="Puay Ping KOH (LTA)" w:date="2026-06-25T09:59:00Z" w16du:dateUtc="2026-06-25T01:59:00Z"/>
              </w:rPr>
            </w:pPr>
            <w:del w:id="225" w:author="Puay Ping KOH (LTA)" w:date="2026-06-25T09:59:00Z" w16du:dateUtc="2026-06-25T01:59:00Z">
              <w:r w:rsidDel="00341631">
                <w:rPr>
                  <w:sz w:val="18"/>
                </w:rPr>
                <w:delText>Facility Type = Mixed Traffic Road Lane</w:delText>
              </w:r>
            </w:del>
          </w:p>
        </w:tc>
        <w:tc>
          <w:tcPr>
            <w:tcW w:w="2880" w:type="dxa"/>
          </w:tcPr>
          <w:p w14:paraId="4529744A" w14:textId="5F5794DA" w:rsidR="009F57AD" w:rsidDel="00341631" w:rsidRDefault="00000000">
            <w:pPr>
              <w:rPr>
                <w:del w:id="226" w:author="Puay Ping KOH (LTA)" w:date="2026-06-25T09:59:00Z" w16du:dateUtc="2026-06-25T01:59:00Z"/>
              </w:rPr>
            </w:pPr>
            <w:del w:id="227" w:author="Puay Ping KOH (LTA)" w:date="2026-06-25T09:59:00Z" w16du:dateUtc="2026-06-25T01:59:00Z">
              <w:r w:rsidDel="00341631">
                <w:rPr>
                  <w:sz w:val="18"/>
                </w:rPr>
                <w:delText>Intersection or Road Crossing = Present</w:delText>
              </w:r>
            </w:del>
          </w:p>
        </w:tc>
      </w:tr>
    </w:tbl>
    <w:p w14:paraId="72634921" w14:textId="2C3191E2" w:rsidR="009F57AD" w:rsidDel="00341631" w:rsidRDefault="009F57AD">
      <w:pPr>
        <w:rPr>
          <w:del w:id="228" w:author="Puay Ping KOH (LTA)" w:date="2026-06-25T09:59:00Z" w16du:dateUtc="2026-06-25T01:59:00Z"/>
        </w:rPr>
      </w:pPr>
    </w:p>
    <w:p w14:paraId="65F96F52" w14:textId="61FDFDBC" w:rsidR="009F57AD" w:rsidDel="00341631" w:rsidRDefault="00000000">
      <w:pPr>
        <w:pBdr>
          <w:left w:val="single" w:sz="12" w:space="4" w:color="3182CE"/>
        </w:pBdr>
        <w:spacing w:before="80" w:after="80"/>
        <w:ind w:left="504"/>
        <w:rPr>
          <w:del w:id="229" w:author="Puay Ping KOH (LTA)" w:date="2026-06-25T09:59:00Z" w16du:dateUtc="2026-06-25T01:59:00Z"/>
        </w:rPr>
      </w:pPr>
      <w:del w:id="230" w:author="Puay Ping KOH (LTA)" w:date="2026-06-25T09:59:00Z" w16du:dateUtc="2026-06-25T01:59:00Z">
        <w:r w:rsidDel="00341631">
          <w:rPr>
            <w:i/>
            <w:color w:val="4A5568"/>
          </w:rPr>
          <w:delText>**Note:** Warning behaviour (how warnings are displayed and how a coder acknowledges them) is subject to review. This section will be updated once the display approach is confirmed.</w:delText>
        </w:r>
      </w:del>
    </w:p>
    <w:p w14:paraId="2D309234" w14:textId="77777777" w:rsidR="009F57AD" w:rsidRDefault="00000000">
      <w:r>
        <w:br w:type="page"/>
      </w:r>
    </w:p>
    <w:p w14:paraId="3B65A092" w14:textId="77777777" w:rsidR="009F57AD" w:rsidRDefault="00000000">
      <w:pPr>
        <w:pStyle w:val="Heading2"/>
        <w:spacing w:before="240"/>
      </w:pPr>
      <w:commentRangeStart w:id="231"/>
      <w:r>
        <w:lastRenderedPageBreak/>
        <w:t>3. Map View &amp; Analysis</w:t>
      </w:r>
      <w:commentRangeEnd w:id="231"/>
      <w:r w:rsidR="00341631">
        <w:rPr>
          <w:rStyle w:val="CommentReference"/>
          <w:sz w:val="26"/>
          <w:szCs w:val="26"/>
        </w:rPr>
        <w:commentReference w:id="231"/>
      </w:r>
    </w:p>
    <w:p w14:paraId="44CDC60C" w14:textId="77777777" w:rsidR="009F57AD" w:rsidRDefault="00000000">
      <w:r>
        <w:t>Map views appear in several PSAT workflows, especially Coding, Path Analysis, Treatment, and GIS Layers.</w:t>
      </w:r>
    </w:p>
    <w:p w14:paraId="25339F5D" w14:textId="77777777" w:rsidR="009F57AD" w:rsidRDefault="009F57AD">
      <w:pPr>
        <w:pBdr>
          <w:bottom w:val="single" w:sz="6" w:space="1" w:color="CCCCCC"/>
        </w:pBdr>
        <w:spacing w:after="0"/>
      </w:pPr>
    </w:p>
    <w:p w14:paraId="487586EE" w14:textId="77777777" w:rsidR="009F57AD" w:rsidRDefault="00000000">
      <w:pPr>
        <w:pStyle w:val="Heading2"/>
        <w:spacing w:before="240"/>
      </w:pPr>
      <w:r>
        <w:t>Table of Contents</w:t>
      </w:r>
    </w:p>
    <w:p w14:paraId="5FC631A0" w14:textId="77777777" w:rsidR="009F57AD" w:rsidRDefault="009F57AD">
      <w:pPr>
        <w:pBdr>
          <w:bottom w:val="single" w:sz="6" w:space="1" w:color="CCCCCC"/>
        </w:pBdr>
        <w:spacing w:after="0"/>
      </w:pPr>
    </w:p>
    <w:p w14:paraId="516AA6CF" w14:textId="77777777" w:rsidR="009F57AD" w:rsidRDefault="00000000">
      <w:pPr>
        <w:pStyle w:val="Heading3"/>
        <w:spacing w:before="160"/>
      </w:pPr>
      <w:r>
        <w:t>3.1 Segment Map in Coding</w:t>
      </w:r>
    </w:p>
    <w:p w14:paraId="038E2B52" w14:textId="77777777" w:rsidR="009F57AD" w:rsidRDefault="00000000">
      <w:r>
        <w:t>On the Coding page, the map helps you:</w:t>
      </w:r>
    </w:p>
    <w:p w14:paraId="00208D49" w14:textId="77777777" w:rsidR="009F57AD" w:rsidRDefault="00000000">
      <w:pPr>
        <w:pStyle w:val="ListBullet"/>
      </w:pPr>
      <w:r>
        <w:t>click a segment to select it</w:t>
      </w:r>
    </w:p>
    <w:p w14:paraId="7BD8C83D" w14:textId="77777777" w:rsidR="009F57AD" w:rsidRDefault="00000000">
      <w:pPr>
        <w:pStyle w:val="ListBullet"/>
      </w:pPr>
      <w:r>
        <w:t>see risk-band colouring for saved scoring results</w:t>
      </w:r>
    </w:p>
    <w:p w14:paraId="4686B822" w14:textId="77777777" w:rsidR="009F57AD" w:rsidRDefault="00000000">
      <w:pPr>
        <w:pStyle w:val="ListBullet"/>
      </w:pPr>
      <w:r>
        <w:t>view nearby GIS context for the current point</w:t>
      </w:r>
    </w:p>
    <w:p w14:paraId="3952CED6" w14:textId="77777777" w:rsidR="009F57AD" w:rsidRDefault="00000000">
      <w:pPr>
        <w:pStyle w:val="ListBullet"/>
      </w:pPr>
      <w:r>
        <w:t>inspect the spatial position of the current segment</w:t>
      </w:r>
    </w:p>
    <w:p w14:paraId="38D5C375" w14:textId="77777777" w:rsidR="009F57AD" w:rsidRDefault="00000000">
      <w:pPr>
        <w:pStyle w:val="Heading3"/>
        <w:spacing w:before="160"/>
      </w:pPr>
      <w:commentRangeStart w:id="232"/>
      <w:r>
        <w:t>3.2 Risk Colour Bands</w:t>
      </w:r>
      <w:commentRangeEnd w:id="232"/>
      <w:r w:rsidR="000F0BC5">
        <w:rPr>
          <w:rStyle w:val="CommentReference"/>
          <w:sz w:val="21"/>
          <w:szCs w:val="22"/>
        </w:rPr>
        <w:commentReference w:id="232"/>
      </w:r>
    </w:p>
    <w:p w14:paraId="7BB81F90" w14:textId="77777777" w:rsidR="009F57AD" w:rsidRDefault="00000000">
      <w:r>
        <w:t xml:space="preserve">Segments are colour-coded by their </w:t>
      </w:r>
      <w:r>
        <w:rPr>
          <w:b/>
        </w:rPr>
        <w:t>highest relevant risk band</w:t>
      </w:r>
      <w:r>
        <w:t xml:space="preserve"> so you can quickly spot high-risk areas.</w:t>
      </w:r>
    </w:p>
    <w:p w14:paraId="619FE321" w14:textId="77777777" w:rsidR="009F57AD" w:rsidRDefault="00000000">
      <w:r>
        <w:t>PSAT calculates four independent risk scores per segment:</w:t>
      </w:r>
    </w:p>
    <w:tbl>
      <w:tblPr>
        <w:tblStyle w:val="TableGrid"/>
        <w:tblW w:w="0" w:type="auto"/>
        <w:tblLook w:val="04A0" w:firstRow="1" w:lastRow="0" w:firstColumn="1" w:lastColumn="0" w:noHBand="0" w:noVBand="1"/>
      </w:tblPr>
      <w:tblGrid>
        <w:gridCol w:w="4314"/>
        <w:gridCol w:w="4316"/>
      </w:tblGrid>
      <w:tr w:rsidR="009F57AD" w14:paraId="4C38F463" w14:textId="77777777">
        <w:tc>
          <w:tcPr>
            <w:tcW w:w="4320" w:type="dxa"/>
            <w:shd w:val="clear" w:color="auto" w:fill="EDF2F7"/>
          </w:tcPr>
          <w:p w14:paraId="4DD940BB" w14:textId="77777777" w:rsidR="009F57AD" w:rsidRDefault="00000000">
            <w:r>
              <w:rPr>
                <w:b/>
                <w:sz w:val="18"/>
              </w:rPr>
              <w:t>Score</w:t>
            </w:r>
          </w:p>
        </w:tc>
        <w:tc>
          <w:tcPr>
            <w:tcW w:w="4320" w:type="dxa"/>
            <w:shd w:val="clear" w:color="auto" w:fill="EDF2F7"/>
          </w:tcPr>
          <w:p w14:paraId="22951450" w14:textId="77777777" w:rsidR="009F57AD" w:rsidRDefault="00000000">
            <w:r>
              <w:rPr>
                <w:b/>
                <w:sz w:val="18"/>
              </w:rPr>
              <w:t>Crash Type</w:t>
            </w:r>
          </w:p>
        </w:tc>
      </w:tr>
      <w:tr w:rsidR="009F57AD" w14:paraId="517B31E4" w14:textId="77777777">
        <w:tc>
          <w:tcPr>
            <w:tcW w:w="4320" w:type="dxa"/>
          </w:tcPr>
          <w:p w14:paraId="40046410" w14:textId="77777777" w:rsidR="009F57AD" w:rsidRDefault="00000000">
            <w:r>
              <w:rPr>
                <w:b/>
                <w:sz w:val="18"/>
              </w:rPr>
              <w:t>BB</w:t>
            </w:r>
          </w:p>
        </w:tc>
        <w:tc>
          <w:tcPr>
            <w:tcW w:w="4320" w:type="dxa"/>
          </w:tcPr>
          <w:p w14:paraId="037F9B73" w14:textId="77777777" w:rsidR="009F57AD" w:rsidRDefault="00000000">
            <w:r>
              <w:rPr>
                <w:sz w:val="18"/>
              </w:rPr>
              <w:t>Bicyclist–Bicyclist</w:t>
            </w:r>
          </w:p>
        </w:tc>
      </w:tr>
      <w:tr w:rsidR="009F57AD" w14:paraId="719B8969" w14:textId="77777777">
        <w:tc>
          <w:tcPr>
            <w:tcW w:w="4320" w:type="dxa"/>
          </w:tcPr>
          <w:p w14:paraId="7E35CA9F" w14:textId="77777777" w:rsidR="009F57AD" w:rsidRDefault="00000000">
            <w:r>
              <w:rPr>
                <w:b/>
                <w:sz w:val="18"/>
              </w:rPr>
              <w:t>BP</w:t>
            </w:r>
          </w:p>
        </w:tc>
        <w:tc>
          <w:tcPr>
            <w:tcW w:w="4320" w:type="dxa"/>
          </w:tcPr>
          <w:p w14:paraId="70AB2AF2" w14:textId="77777777" w:rsidR="009F57AD" w:rsidRDefault="00000000">
            <w:r>
              <w:rPr>
                <w:sz w:val="18"/>
              </w:rPr>
              <w:t>Bicyclist–Pedestrian</w:t>
            </w:r>
          </w:p>
        </w:tc>
      </w:tr>
      <w:tr w:rsidR="009F57AD" w14:paraId="011F5CF3" w14:textId="77777777">
        <w:tc>
          <w:tcPr>
            <w:tcW w:w="4320" w:type="dxa"/>
          </w:tcPr>
          <w:p w14:paraId="76F378F4" w14:textId="77777777" w:rsidR="009F57AD" w:rsidRDefault="00000000">
            <w:r>
              <w:rPr>
                <w:b/>
                <w:sz w:val="18"/>
              </w:rPr>
              <w:t>SB</w:t>
            </w:r>
          </w:p>
        </w:tc>
        <w:tc>
          <w:tcPr>
            <w:tcW w:w="4320" w:type="dxa"/>
          </w:tcPr>
          <w:p w14:paraId="7574138F" w14:textId="77777777" w:rsidR="009F57AD" w:rsidRDefault="00000000">
            <w:r>
              <w:rPr>
                <w:sz w:val="18"/>
              </w:rPr>
              <w:t>Single Bicyclist (departure/fall)</w:t>
            </w:r>
          </w:p>
        </w:tc>
      </w:tr>
      <w:tr w:rsidR="009F57AD" w14:paraId="1EBC67D8" w14:textId="77777777">
        <w:tc>
          <w:tcPr>
            <w:tcW w:w="4320" w:type="dxa"/>
          </w:tcPr>
          <w:p w14:paraId="2B3D7D77" w14:textId="77777777" w:rsidR="009F57AD" w:rsidRDefault="00000000">
            <w:r>
              <w:rPr>
                <w:b/>
                <w:sz w:val="18"/>
              </w:rPr>
              <w:t>VB</w:t>
            </w:r>
          </w:p>
        </w:tc>
        <w:tc>
          <w:tcPr>
            <w:tcW w:w="4320" w:type="dxa"/>
          </w:tcPr>
          <w:p w14:paraId="710317FE" w14:textId="77777777" w:rsidR="009F57AD" w:rsidRDefault="00000000">
            <w:r>
              <w:rPr>
                <w:sz w:val="18"/>
              </w:rPr>
              <w:t>Vehicle–Bicyclist</w:t>
            </w:r>
          </w:p>
        </w:tc>
      </w:tr>
    </w:tbl>
    <w:p w14:paraId="3CE88F61" w14:textId="77777777" w:rsidR="009F57AD" w:rsidRDefault="009F57AD"/>
    <w:p w14:paraId="40D141C6" w14:textId="77777777" w:rsidR="009F57AD" w:rsidRDefault="00000000">
      <w:pPr>
        <w:pStyle w:val="Heading4"/>
      </w:pPr>
      <w:r>
        <w:t>Risk Bands for BB, BP, SB</w:t>
      </w:r>
    </w:p>
    <w:tbl>
      <w:tblPr>
        <w:tblStyle w:val="TableGrid"/>
        <w:tblW w:w="0" w:type="auto"/>
        <w:tblLook w:val="04A0" w:firstRow="1" w:lastRow="0" w:firstColumn="1" w:lastColumn="0" w:noHBand="0" w:noVBand="1"/>
      </w:tblPr>
      <w:tblGrid>
        <w:gridCol w:w="1726"/>
        <w:gridCol w:w="1726"/>
        <w:gridCol w:w="1726"/>
        <w:gridCol w:w="1726"/>
        <w:gridCol w:w="1726"/>
      </w:tblGrid>
      <w:tr w:rsidR="009F57AD" w14:paraId="73A1466A" w14:textId="77777777">
        <w:tc>
          <w:tcPr>
            <w:tcW w:w="1728" w:type="dxa"/>
            <w:shd w:val="clear" w:color="auto" w:fill="EDF2F7"/>
          </w:tcPr>
          <w:p w14:paraId="36D511FC" w14:textId="77777777" w:rsidR="009F57AD" w:rsidRDefault="00000000">
            <w:r>
              <w:rPr>
                <w:b/>
                <w:sz w:val="18"/>
              </w:rPr>
              <w:t>Band</w:t>
            </w:r>
          </w:p>
        </w:tc>
        <w:tc>
          <w:tcPr>
            <w:tcW w:w="1728" w:type="dxa"/>
            <w:shd w:val="clear" w:color="auto" w:fill="EDF2F7"/>
          </w:tcPr>
          <w:p w14:paraId="271FCE36" w14:textId="77777777" w:rsidR="009F57AD" w:rsidRDefault="00000000">
            <w:r>
              <w:rPr>
                <w:b/>
                <w:sz w:val="18"/>
              </w:rPr>
              <w:t>Label</w:t>
            </w:r>
          </w:p>
        </w:tc>
        <w:tc>
          <w:tcPr>
            <w:tcW w:w="1728" w:type="dxa"/>
            <w:shd w:val="clear" w:color="auto" w:fill="EDF2F7"/>
          </w:tcPr>
          <w:p w14:paraId="0A36A30B" w14:textId="77777777" w:rsidR="009F57AD" w:rsidRDefault="00000000">
            <w:r>
              <w:rPr>
                <w:b/>
                <w:sz w:val="18"/>
              </w:rPr>
              <w:t>Score Range</w:t>
            </w:r>
          </w:p>
        </w:tc>
        <w:tc>
          <w:tcPr>
            <w:tcW w:w="1728" w:type="dxa"/>
            <w:shd w:val="clear" w:color="auto" w:fill="EDF2F7"/>
          </w:tcPr>
          <w:p w14:paraId="6D19A407" w14:textId="77777777" w:rsidR="009F57AD" w:rsidRDefault="00000000">
            <w:r>
              <w:rPr>
                <w:b/>
                <w:sz w:val="18"/>
              </w:rPr>
              <w:t>Map Colour</w:t>
            </w:r>
          </w:p>
        </w:tc>
        <w:tc>
          <w:tcPr>
            <w:tcW w:w="1728" w:type="dxa"/>
            <w:shd w:val="clear" w:color="auto" w:fill="EDF2F7"/>
          </w:tcPr>
          <w:p w14:paraId="0BB681E1" w14:textId="77777777" w:rsidR="009F57AD" w:rsidRDefault="00000000">
            <w:r>
              <w:rPr>
                <w:b/>
                <w:sz w:val="18"/>
              </w:rPr>
              <w:t>Hex</w:t>
            </w:r>
          </w:p>
        </w:tc>
      </w:tr>
      <w:tr w:rsidR="009F57AD" w14:paraId="5D2270A5" w14:textId="77777777">
        <w:tc>
          <w:tcPr>
            <w:tcW w:w="1728" w:type="dxa"/>
          </w:tcPr>
          <w:p w14:paraId="0D173AC2" w14:textId="77777777" w:rsidR="009F57AD" w:rsidRDefault="00000000">
            <w:r>
              <w:rPr>
                <w:sz w:val="18"/>
              </w:rPr>
              <w:t>1</w:t>
            </w:r>
          </w:p>
        </w:tc>
        <w:tc>
          <w:tcPr>
            <w:tcW w:w="1728" w:type="dxa"/>
          </w:tcPr>
          <w:p w14:paraId="4F35EDD5" w14:textId="77777777" w:rsidR="009F57AD" w:rsidRDefault="00000000">
            <w:r>
              <w:rPr>
                <w:sz w:val="18"/>
              </w:rPr>
              <w:t>Low</w:t>
            </w:r>
          </w:p>
        </w:tc>
        <w:tc>
          <w:tcPr>
            <w:tcW w:w="1728" w:type="dxa"/>
          </w:tcPr>
          <w:p w14:paraId="62F1D78C" w14:textId="77777777" w:rsidR="009F57AD" w:rsidRDefault="00000000">
            <w:r>
              <w:rPr>
                <w:sz w:val="18"/>
              </w:rPr>
              <w:t>&lt; 5</w:t>
            </w:r>
          </w:p>
        </w:tc>
        <w:tc>
          <w:tcPr>
            <w:tcW w:w="1728" w:type="dxa"/>
          </w:tcPr>
          <w:p w14:paraId="72E70786" w14:textId="77777777" w:rsidR="009F57AD" w:rsidRDefault="00000000">
            <w:r>
              <w:rPr>
                <w:sz w:val="18"/>
              </w:rPr>
              <w:t>🟢 Green</w:t>
            </w:r>
          </w:p>
        </w:tc>
        <w:tc>
          <w:tcPr>
            <w:tcW w:w="1728" w:type="dxa"/>
          </w:tcPr>
          <w:p w14:paraId="24188E93" w14:textId="77777777" w:rsidR="009F57AD" w:rsidRDefault="00000000">
            <w:r>
              <w:rPr>
                <w:rFonts w:ascii="Courier New" w:hAnsi="Courier New"/>
                <w:color w:val="C53030"/>
                <w:sz w:val="18"/>
              </w:rPr>
              <w:t>#87C424</w:t>
            </w:r>
          </w:p>
        </w:tc>
      </w:tr>
      <w:tr w:rsidR="009F57AD" w14:paraId="5126FFB5" w14:textId="77777777">
        <w:tc>
          <w:tcPr>
            <w:tcW w:w="1728" w:type="dxa"/>
          </w:tcPr>
          <w:p w14:paraId="0D486294" w14:textId="77777777" w:rsidR="009F57AD" w:rsidRDefault="00000000">
            <w:r>
              <w:rPr>
                <w:sz w:val="18"/>
              </w:rPr>
              <w:t>2</w:t>
            </w:r>
          </w:p>
        </w:tc>
        <w:tc>
          <w:tcPr>
            <w:tcW w:w="1728" w:type="dxa"/>
          </w:tcPr>
          <w:p w14:paraId="2CFA8C2D" w14:textId="77777777" w:rsidR="009F57AD" w:rsidRDefault="00000000">
            <w:r>
              <w:rPr>
                <w:sz w:val="18"/>
              </w:rPr>
              <w:t>Medium</w:t>
            </w:r>
          </w:p>
        </w:tc>
        <w:tc>
          <w:tcPr>
            <w:tcW w:w="1728" w:type="dxa"/>
          </w:tcPr>
          <w:p w14:paraId="22E06DF8" w14:textId="77777777" w:rsidR="009F57AD" w:rsidRDefault="00000000">
            <w:r>
              <w:rPr>
                <w:sz w:val="18"/>
              </w:rPr>
              <w:t>5 – 10</w:t>
            </w:r>
          </w:p>
        </w:tc>
        <w:tc>
          <w:tcPr>
            <w:tcW w:w="1728" w:type="dxa"/>
          </w:tcPr>
          <w:p w14:paraId="16E791D9" w14:textId="77777777" w:rsidR="009F57AD" w:rsidRDefault="00000000">
            <w:r>
              <w:rPr>
                <w:sz w:val="18"/>
              </w:rPr>
              <w:t>🟡 Yellow</w:t>
            </w:r>
          </w:p>
        </w:tc>
        <w:tc>
          <w:tcPr>
            <w:tcW w:w="1728" w:type="dxa"/>
          </w:tcPr>
          <w:p w14:paraId="4CD2E1A3" w14:textId="77777777" w:rsidR="009F57AD" w:rsidRDefault="00000000">
            <w:r>
              <w:rPr>
                <w:rFonts w:ascii="Courier New" w:hAnsi="Courier New"/>
                <w:color w:val="C53030"/>
                <w:sz w:val="18"/>
              </w:rPr>
              <w:t>#FFCC1A</w:t>
            </w:r>
          </w:p>
        </w:tc>
      </w:tr>
      <w:tr w:rsidR="009F57AD" w14:paraId="2C8044A8" w14:textId="77777777">
        <w:tc>
          <w:tcPr>
            <w:tcW w:w="1728" w:type="dxa"/>
          </w:tcPr>
          <w:p w14:paraId="602CA642" w14:textId="77777777" w:rsidR="009F57AD" w:rsidRDefault="00000000">
            <w:r>
              <w:rPr>
                <w:sz w:val="18"/>
              </w:rPr>
              <w:t>3</w:t>
            </w:r>
          </w:p>
        </w:tc>
        <w:tc>
          <w:tcPr>
            <w:tcW w:w="1728" w:type="dxa"/>
          </w:tcPr>
          <w:p w14:paraId="2BF31436" w14:textId="77777777" w:rsidR="009F57AD" w:rsidRDefault="00000000">
            <w:r>
              <w:rPr>
                <w:sz w:val="18"/>
              </w:rPr>
              <w:t>High</w:t>
            </w:r>
          </w:p>
        </w:tc>
        <w:tc>
          <w:tcPr>
            <w:tcW w:w="1728" w:type="dxa"/>
          </w:tcPr>
          <w:p w14:paraId="275B141D" w14:textId="77777777" w:rsidR="009F57AD" w:rsidRDefault="00000000">
            <w:r>
              <w:rPr>
                <w:sz w:val="18"/>
              </w:rPr>
              <w:t>10 – 20</w:t>
            </w:r>
          </w:p>
        </w:tc>
        <w:tc>
          <w:tcPr>
            <w:tcW w:w="1728" w:type="dxa"/>
          </w:tcPr>
          <w:p w14:paraId="6C1F74B9" w14:textId="77777777" w:rsidR="009F57AD" w:rsidRDefault="00000000">
            <w:r>
              <w:rPr>
                <w:sz w:val="18"/>
              </w:rPr>
              <w:t>🟠 Orange</w:t>
            </w:r>
          </w:p>
        </w:tc>
        <w:tc>
          <w:tcPr>
            <w:tcW w:w="1728" w:type="dxa"/>
          </w:tcPr>
          <w:p w14:paraId="0DCDD565" w14:textId="77777777" w:rsidR="009F57AD" w:rsidRDefault="00000000">
            <w:r>
              <w:rPr>
                <w:rFonts w:ascii="Courier New" w:hAnsi="Courier New"/>
                <w:color w:val="C53030"/>
                <w:sz w:val="18"/>
              </w:rPr>
              <w:t>#FF5B1A</w:t>
            </w:r>
          </w:p>
        </w:tc>
      </w:tr>
      <w:tr w:rsidR="009F57AD" w14:paraId="29197740" w14:textId="77777777">
        <w:tc>
          <w:tcPr>
            <w:tcW w:w="1728" w:type="dxa"/>
          </w:tcPr>
          <w:p w14:paraId="4FD6A703" w14:textId="77777777" w:rsidR="009F57AD" w:rsidRDefault="00000000">
            <w:r>
              <w:rPr>
                <w:sz w:val="18"/>
              </w:rPr>
              <w:t>4</w:t>
            </w:r>
          </w:p>
        </w:tc>
        <w:tc>
          <w:tcPr>
            <w:tcW w:w="1728" w:type="dxa"/>
          </w:tcPr>
          <w:p w14:paraId="78D210F4" w14:textId="77777777" w:rsidR="009F57AD" w:rsidRDefault="00000000">
            <w:r>
              <w:rPr>
                <w:sz w:val="18"/>
              </w:rPr>
              <w:t>Extreme</w:t>
            </w:r>
          </w:p>
        </w:tc>
        <w:tc>
          <w:tcPr>
            <w:tcW w:w="1728" w:type="dxa"/>
          </w:tcPr>
          <w:p w14:paraId="2DE14BF0" w14:textId="77777777" w:rsidR="009F57AD" w:rsidRDefault="00000000">
            <w:r>
              <w:rPr>
                <w:sz w:val="18"/>
              </w:rPr>
              <w:t>&gt; 20</w:t>
            </w:r>
          </w:p>
        </w:tc>
        <w:tc>
          <w:tcPr>
            <w:tcW w:w="1728" w:type="dxa"/>
          </w:tcPr>
          <w:p w14:paraId="372B1439" w14:textId="77777777" w:rsidR="009F57AD" w:rsidRDefault="00000000">
            <w:r>
              <w:rPr>
                <w:sz w:val="18"/>
              </w:rPr>
              <w:t>🟣 Purple</w:t>
            </w:r>
          </w:p>
        </w:tc>
        <w:tc>
          <w:tcPr>
            <w:tcW w:w="1728" w:type="dxa"/>
          </w:tcPr>
          <w:p w14:paraId="0AB3A6FA" w14:textId="77777777" w:rsidR="009F57AD" w:rsidRDefault="00000000">
            <w:r>
              <w:rPr>
                <w:rFonts w:ascii="Courier New" w:hAnsi="Courier New"/>
                <w:color w:val="C53030"/>
                <w:sz w:val="18"/>
              </w:rPr>
              <w:t>#CD1AFF</w:t>
            </w:r>
          </w:p>
        </w:tc>
      </w:tr>
    </w:tbl>
    <w:p w14:paraId="51008F17" w14:textId="77777777" w:rsidR="009F57AD" w:rsidRDefault="009F57AD"/>
    <w:p w14:paraId="1D7E5214" w14:textId="77777777" w:rsidR="009F57AD" w:rsidRDefault="00000000">
      <w:pPr>
        <w:pStyle w:val="Heading4"/>
      </w:pPr>
      <w:r>
        <w:t>Risk Bands for VB (Vehicle–Bicyclist)</w:t>
      </w:r>
    </w:p>
    <w:tbl>
      <w:tblPr>
        <w:tblStyle w:val="TableGrid"/>
        <w:tblW w:w="0" w:type="auto"/>
        <w:tblLook w:val="04A0" w:firstRow="1" w:lastRow="0" w:firstColumn="1" w:lastColumn="0" w:noHBand="0" w:noVBand="1"/>
      </w:tblPr>
      <w:tblGrid>
        <w:gridCol w:w="1726"/>
        <w:gridCol w:w="1726"/>
        <w:gridCol w:w="1726"/>
        <w:gridCol w:w="1726"/>
        <w:gridCol w:w="1726"/>
      </w:tblGrid>
      <w:tr w:rsidR="009F57AD" w14:paraId="75E6FB0C" w14:textId="77777777">
        <w:tc>
          <w:tcPr>
            <w:tcW w:w="1728" w:type="dxa"/>
            <w:shd w:val="clear" w:color="auto" w:fill="EDF2F7"/>
          </w:tcPr>
          <w:p w14:paraId="121F9240" w14:textId="77777777" w:rsidR="009F57AD" w:rsidRDefault="00000000">
            <w:r>
              <w:rPr>
                <w:b/>
                <w:sz w:val="18"/>
              </w:rPr>
              <w:t>Band</w:t>
            </w:r>
          </w:p>
        </w:tc>
        <w:tc>
          <w:tcPr>
            <w:tcW w:w="1728" w:type="dxa"/>
            <w:shd w:val="clear" w:color="auto" w:fill="EDF2F7"/>
          </w:tcPr>
          <w:p w14:paraId="603A5194" w14:textId="77777777" w:rsidR="009F57AD" w:rsidRDefault="00000000">
            <w:r>
              <w:rPr>
                <w:b/>
                <w:sz w:val="18"/>
              </w:rPr>
              <w:t>Label</w:t>
            </w:r>
          </w:p>
        </w:tc>
        <w:tc>
          <w:tcPr>
            <w:tcW w:w="1728" w:type="dxa"/>
            <w:shd w:val="clear" w:color="auto" w:fill="EDF2F7"/>
          </w:tcPr>
          <w:p w14:paraId="38587AAD" w14:textId="77777777" w:rsidR="009F57AD" w:rsidRDefault="00000000">
            <w:r>
              <w:rPr>
                <w:b/>
                <w:sz w:val="18"/>
              </w:rPr>
              <w:t>Score Range</w:t>
            </w:r>
          </w:p>
        </w:tc>
        <w:tc>
          <w:tcPr>
            <w:tcW w:w="1728" w:type="dxa"/>
            <w:shd w:val="clear" w:color="auto" w:fill="EDF2F7"/>
          </w:tcPr>
          <w:p w14:paraId="35670582" w14:textId="77777777" w:rsidR="009F57AD" w:rsidRDefault="00000000">
            <w:r>
              <w:rPr>
                <w:b/>
                <w:sz w:val="18"/>
              </w:rPr>
              <w:t>Map Colour</w:t>
            </w:r>
          </w:p>
        </w:tc>
        <w:tc>
          <w:tcPr>
            <w:tcW w:w="1728" w:type="dxa"/>
            <w:shd w:val="clear" w:color="auto" w:fill="EDF2F7"/>
          </w:tcPr>
          <w:p w14:paraId="4C4B0AB7" w14:textId="77777777" w:rsidR="009F57AD" w:rsidRDefault="00000000">
            <w:r>
              <w:rPr>
                <w:b/>
                <w:sz w:val="18"/>
              </w:rPr>
              <w:t>Hex</w:t>
            </w:r>
          </w:p>
        </w:tc>
      </w:tr>
      <w:tr w:rsidR="009F57AD" w14:paraId="0AB93B05" w14:textId="77777777">
        <w:tc>
          <w:tcPr>
            <w:tcW w:w="1728" w:type="dxa"/>
          </w:tcPr>
          <w:p w14:paraId="393A0321" w14:textId="77777777" w:rsidR="009F57AD" w:rsidRDefault="00000000">
            <w:r>
              <w:rPr>
                <w:sz w:val="18"/>
              </w:rPr>
              <w:t>1</w:t>
            </w:r>
          </w:p>
        </w:tc>
        <w:tc>
          <w:tcPr>
            <w:tcW w:w="1728" w:type="dxa"/>
          </w:tcPr>
          <w:p w14:paraId="0196E7ED" w14:textId="77777777" w:rsidR="009F57AD" w:rsidRDefault="00000000">
            <w:r>
              <w:rPr>
                <w:sz w:val="18"/>
              </w:rPr>
              <w:t>Low</w:t>
            </w:r>
          </w:p>
        </w:tc>
        <w:tc>
          <w:tcPr>
            <w:tcW w:w="1728" w:type="dxa"/>
          </w:tcPr>
          <w:p w14:paraId="154C27E5" w14:textId="77777777" w:rsidR="009F57AD" w:rsidRDefault="00000000">
            <w:r>
              <w:rPr>
                <w:sz w:val="18"/>
              </w:rPr>
              <w:t>&lt; 10</w:t>
            </w:r>
          </w:p>
        </w:tc>
        <w:tc>
          <w:tcPr>
            <w:tcW w:w="1728" w:type="dxa"/>
          </w:tcPr>
          <w:p w14:paraId="25A349E5" w14:textId="77777777" w:rsidR="009F57AD" w:rsidRDefault="00000000">
            <w:r>
              <w:rPr>
                <w:sz w:val="18"/>
              </w:rPr>
              <w:t>🟢 Green</w:t>
            </w:r>
          </w:p>
        </w:tc>
        <w:tc>
          <w:tcPr>
            <w:tcW w:w="1728" w:type="dxa"/>
          </w:tcPr>
          <w:p w14:paraId="0456A309" w14:textId="77777777" w:rsidR="009F57AD" w:rsidRDefault="00000000">
            <w:r>
              <w:rPr>
                <w:rFonts w:ascii="Courier New" w:hAnsi="Courier New"/>
                <w:color w:val="C53030"/>
                <w:sz w:val="18"/>
              </w:rPr>
              <w:t>#87C424</w:t>
            </w:r>
          </w:p>
        </w:tc>
      </w:tr>
      <w:tr w:rsidR="009F57AD" w14:paraId="6731DC35" w14:textId="77777777">
        <w:tc>
          <w:tcPr>
            <w:tcW w:w="1728" w:type="dxa"/>
          </w:tcPr>
          <w:p w14:paraId="7F19E71F" w14:textId="77777777" w:rsidR="009F57AD" w:rsidRDefault="00000000">
            <w:r>
              <w:rPr>
                <w:sz w:val="18"/>
              </w:rPr>
              <w:t>2</w:t>
            </w:r>
          </w:p>
        </w:tc>
        <w:tc>
          <w:tcPr>
            <w:tcW w:w="1728" w:type="dxa"/>
          </w:tcPr>
          <w:p w14:paraId="1FC49094" w14:textId="77777777" w:rsidR="009F57AD" w:rsidRDefault="00000000">
            <w:r>
              <w:rPr>
                <w:sz w:val="18"/>
              </w:rPr>
              <w:t>Medium</w:t>
            </w:r>
          </w:p>
        </w:tc>
        <w:tc>
          <w:tcPr>
            <w:tcW w:w="1728" w:type="dxa"/>
          </w:tcPr>
          <w:p w14:paraId="52EB46D2" w14:textId="77777777" w:rsidR="009F57AD" w:rsidRDefault="00000000">
            <w:r>
              <w:rPr>
                <w:sz w:val="18"/>
              </w:rPr>
              <w:t>10 – 25</w:t>
            </w:r>
          </w:p>
        </w:tc>
        <w:tc>
          <w:tcPr>
            <w:tcW w:w="1728" w:type="dxa"/>
          </w:tcPr>
          <w:p w14:paraId="2708C3F4" w14:textId="77777777" w:rsidR="009F57AD" w:rsidRDefault="00000000">
            <w:r>
              <w:rPr>
                <w:sz w:val="18"/>
              </w:rPr>
              <w:t>🟡 Yellow</w:t>
            </w:r>
          </w:p>
        </w:tc>
        <w:tc>
          <w:tcPr>
            <w:tcW w:w="1728" w:type="dxa"/>
          </w:tcPr>
          <w:p w14:paraId="16521D11" w14:textId="77777777" w:rsidR="009F57AD" w:rsidRDefault="00000000">
            <w:r>
              <w:rPr>
                <w:rFonts w:ascii="Courier New" w:hAnsi="Courier New"/>
                <w:color w:val="C53030"/>
                <w:sz w:val="18"/>
              </w:rPr>
              <w:t>#FFCC1A</w:t>
            </w:r>
          </w:p>
        </w:tc>
      </w:tr>
      <w:tr w:rsidR="009F57AD" w14:paraId="0BAD5193" w14:textId="77777777">
        <w:tc>
          <w:tcPr>
            <w:tcW w:w="1728" w:type="dxa"/>
          </w:tcPr>
          <w:p w14:paraId="7ED9BE95" w14:textId="77777777" w:rsidR="009F57AD" w:rsidRDefault="00000000">
            <w:r>
              <w:rPr>
                <w:sz w:val="18"/>
              </w:rPr>
              <w:t>3</w:t>
            </w:r>
          </w:p>
        </w:tc>
        <w:tc>
          <w:tcPr>
            <w:tcW w:w="1728" w:type="dxa"/>
          </w:tcPr>
          <w:p w14:paraId="02715876" w14:textId="77777777" w:rsidR="009F57AD" w:rsidRDefault="00000000">
            <w:r>
              <w:rPr>
                <w:sz w:val="18"/>
              </w:rPr>
              <w:t>High</w:t>
            </w:r>
          </w:p>
        </w:tc>
        <w:tc>
          <w:tcPr>
            <w:tcW w:w="1728" w:type="dxa"/>
          </w:tcPr>
          <w:p w14:paraId="515B63EF" w14:textId="77777777" w:rsidR="009F57AD" w:rsidRDefault="00000000">
            <w:r>
              <w:rPr>
                <w:sz w:val="18"/>
              </w:rPr>
              <w:t>25 – 60</w:t>
            </w:r>
          </w:p>
        </w:tc>
        <w:tc>
          <w:tcPr>
            <w:tcW w:w="1728" w:type="dxa"/>
          </w:tcPr>
          <w:p w14:paraId="3A15A317" w14:textId="77777777" w:rsidR="009F57AD" w:rsidRDefault="00000000">
            <w:r>
              <w:rPr>
                <w:sz w:val="18"/>
              </w:rPr>
              <w:t>🟠 Orange</w:t>
            </w:r>
          </w:p>
        </w:tc>
        <w:tc>
          <w:tcPr>
            <w:tcW w:w="1728" w:type="dxa"/>
          </w:tcPr>
          <w:p w14:paraId="6B1E7CF9" w14:textId="77777777" w:rsidR="009F57AD" w:rsidRDefault="00000000">
            <w:r>
              <w:rPr>
                <w:rFonts w:ascii="Courier New" w:hAnsi="Courier New"/>
                <w:color w:val="C53030"/>
                <w:sz w:val="18"/>
              </w:rPr>
              <w:t>#FF5B1A</w:t>
            </w:r>
          </w:p>
        </w:tc>
      </w:tr>
      <w:tr w:rsidR="009F57AD" w14:paraId="1B3E90CD" w14:textId="77777777">
        <w:tc>
          <w:tcPr>
            <w:tcW w:w="1728" w:type="dxa"/>
          </w:tcPr>
          <w:p w14:paraId="131F2449" w14:textId="77777777" w:rsidR="009F57AD" w:rsidRDefault="00000000">
            <w:r>
              <w:rPr>
                <w:sz w:val="18"/>
              </w:rPr>
              <w:t>4</w:t>
            </w:r>
          </w:p>
        </w:tc>
        <w:tc>
          <w:tcPr>
            <w:tcW w:w="1728" w:type="dxa"/>
          </w:tcPr>
          <w:p w14:paraId="2CBFBA9F" w14:textId="77777777" w:rsidR="009F57AD" w:rsidRDefault="00000000">
            <w:r>
              <w:rPr>
                <w:sz w:val="18"/>
              </w:rPr>
              <w:t>Extreme</w:t>
            </w:r>
          </w:p>
        </w:tc>
        <w:tc>
          <w:tcPr>
            <w:tcW w:w="1728" w:type="dxa"/>
          </w:tcPr>
          <w:p w14:paraId="52671EC8" w14:textId="77777777" w:rsidR="009F57AD" w:rsidRDefault="00000000">
            <w:r>
              <w:rPr>
                <w:sz w:val="18"/>
              </w:rPr>
              <w:t>&gt; 60</w:t>
            </w:r>
          </w:p>
        </w:tc>
        <w:tc>
          <w:tcPr>
            <w:tcW w:w="1728" w:type="dxa"/>
          </w:tcPr>
          <w:p w14:paraId="5914C143" w14:textId="77777777" w:rsidR="009F57AD" w:rsidRDefault="00000000">
            <w:r>
              <w:rPr>
                <w:sz w:val="18"/>
              </w:rPr>
              <w:t>🟣 Purple</w:t>
            </w:r>
          </w:p>
        </w:tc>
        <w:tc>
          <w:tcPr>
            <w:tcW w:w="1728" w:type="dxa"/>
          </w:tcPr>
          <w:p w14:paraId="0C4702AE" w14:textId="77777777" w:rsidR="009F57AD" w:rsidRDefault="00000000">
            <w:r>
              <w:rPr>
                <w:rFonts w:ascii="Courier New" w:hAnsi="Courier New"/>
                <w:color w:val="C53030"/>
                <w:sz w:val="18"/>
              </w:rPr>
              <w:t>#CD1AFF</w:t>
            </w:r>
          </w:p>
        </w:tc>
      </w:tr>
    </w:tbl>
    <w:p w14:paraId="4A45B5CE" w14:textId="77777777" w:rsidR="009F57AD" w:rsidRDefault="009F57AD"/>
    <w:p w14:paraId="6F5C758D" w14:textId="77777777" w:rsidR="009F57AD" w:rsidRDefault="00000000">
      <w:pPr>
        <w:pBdr>
          <w:left w:val="single" w:sz="12" w:space="4" w:color="3182CE"/>
        </w:pBdr>
        <w:spacing w:before="80" w:after="80"/>
        <w:ind w:left="504"/>
      </w:pPr>
      <w:r>
        <w:rPr>
          <w:i/>
          <w:color w:val="4A5568"/>
        </w:rPr>
        <w:t>**Overall Risk Level Band** = the **highest** band across BB, BP, SB, and VB for that segment. A single Extreme sub-score makes the overall band Extreme regardless of the others.</w:t>
      </w:r>
    </w:p>
    <w:p w14:paraId="49169AA2" w14:textId="77777777" w:rsidR="009F57AD" w:rsidRDefault="00000000">
      <w:pPr>
        <w:pStyle w:val="Heading3"/>
        <w:spacing w:before="160"/>
      </w:pPr>
      <w:r>
        <w:lastRenderedPageBreak/>
        <w:t>3.3 GIS Context</w:t>
      </w:r>
    </w:p>
    <w:p w14:paraId="03370ECC" w14:textId="77777777" w:rsidR="009F57AD" w:rsidRDefault="00000000">
      <w:r>
        <w:t xml:space="preserve">Depending on the page and workflow, PSAT can show nearby GIS information within a </w:t>
      </w:r>
      <w:r>
        <w:rPr>
          <w:b/>
        </w:rPr>
        <w:t>5 m radius</w:t>
      </w:r>
      <w:r>
        <w:t xml:space="preserve"> of the current segment, such as:</w:t>
      </w:r>
    </w:p>
    <w:p w14:paraId="723F68B2" w14:textId="77777777" w:rsidR="009F57AD" w:rsidRDefault="00000000">
      <w:pPr>
        <w:pStyle w:val="ListBullet"/>
      </w:pPr>
      <w:r>
        <w:t>cycling paths, shared paths, and footpaths</w:t>
      </w:r>
    </w:p>
    <w:p w14:paraId="05A0648A" w14:textId="77777777" w:rsidR="009F57AD" w:rsidRDefault="00000000">
      <w:pPr>
        <w:pStyle w:val="ListBullet"/>
      </w:pPr>
      <w:r>
        <w:t>road crossings and zebra crossings</w:t>
      </w:r>
    </w:p>
    <w:p w14:paraId="753DAD83" w14:textId="77777777" w:rsidR="009F57AD" w:rsidRDefault="00000000">
      <w:pPr>
        <w:pStyle w:val="ListBullet"/>
      </w:pPr>
      <w:r>
        <w:t>bus stops and MRT-related features</w:t>
      </w:r>
    </w:p>
    <w:p w14:paraId="5A36814F" w14:textId="77777777" w:rsidR="009F57AD" w:rsidRDefault="00000000">
      <w:pPr>
        <w:pStyle w:val="ListBullet"/>
      </w:pPr>
      <w:r>
        <w:t>road-name and planning-area context</w:t>
      </w:r>
    </w:p>
    <w:p w14:paraId="780BA450" w14:textId="77777777" w:rsidR="009F57AD" w:rsidRDefault="00000000">
      <w:pPr>
        <w:pStyle w:val="ListBullet"/>
        <w:rPr>
          <w:ins w:id="233" w:author="Puay Ping KOH (LTA)" w:date="2026-06-25T10:00:00Z" w16du:dateUtc="2026-06-25T02:00:00Z"/>
        </w:rPr>
      </w:pPr>
      <w:r>
        <w:t>width, curvature, and gradient analysis overlays</w:t>
      </w:r>
    </w:p>
    <w:p w14:paraId="5B2EA4B6" w14:textId="0939928B" w:rsidR="00341631" w:rsidRDefault="00341631">
      <w:pPr>
        <w:pStyle w:val="ListBullet"/>
        <w:rPr>
          <w:ins w:id="234" w:author="Puay Ping KOH (LTA)" w:date="2026-06-25T10:01:00Z" w16du:dateUtc="2026-06-25T02:01:00Z"/>
        </w:rPr>
      </w:pPr>
      <w:ins w:id="235" w:author="Puay Ping KOH (LTA)" w:date="2026-06-25T10:01:00Z" w16du:dateUtc="2026-06-25T02:01:00Z">
        <w:r>
          <w:t>p</w:t>
        </w:r>
      </w:ins>
      <w:ins w:id="236" w:author="Puay Ping KOH (LTA)" w:date="2026-06-25T10:00:00Z" w16du:dateUtc="2026-06-25T02:00:00Z">
        <w:r>
          <w:t>ath defects</w:t>
        </w:r>
      </w:ins>
    </w:p>
    <w:p w14:paraId="1D499455" w14:textId="01A41682" w:rsidR="00341631" w:rsidRDefault="00341631">
      <w:pPr>
        <w:pStyle w:val="ListBullet"/>
      </w:pPr>
      <w:ins w:id="237" w:author="Puay Ping KOH (LTA)" w:date="2026-06-25T10:01:00Z" w16du:dateUtc="2026-06-25T02:01:00Z">
        <w:r>
          <w:t>land ownership</w:t>
        </w:r>
      </w:ins>
    </w:p>
    <w:p w14:paraId="71AB917D" w14:textId="77777777" w:rsidR="009F57AD" w:rsidRDefault="00000000">
      <w:pPr>
        <w:pStyle w:val="Heading3"/>
        <w:spacing w:before="160"/>
      </w:pPr>
      <w:r>
        <w:t>3.4 GIS Layers Page</w:t>
      </w:r>
    </w:p>
    <w:p w14:paraId="5DF94F23" w14:textId="77777777" w:rsidR="009F57AD" w:rsidRDefault="00000000">
      <w:r>
        <w:t xml:space="preserve">Use the dedicated </w:t>
      </w:r>
      <w:r>
        <w:rPr>
          <w:b/>
        </w:rPr>
        <w:t>GIS Layers</w:t>
      </w:r>
      <w:r>
        <w:t xml:space="preserve"> page (accessible from the sidebar) when you want to inspect the raw shapefile layers themselves rather than just the map context around a segment.</w:t>
      </w:r>
    </w:p>
    <w:p w14:paraId="405DCCC1" w14:textId="77777777" w:rsidR="009F57AD" w:rsidRDefault="00000000">
      <w:r>
        <w:t>That page lets you preview available layers, review their metadata, and add or replace GIS files when needed.</w:t>
      </w:r>
    </w:p>
    <w:p w14:paraId="6984D630" w14:textId="77777777" w:rsidR="009F57AD" w:rsidRDefault="00000000">
      <w:r>
        <w:br w:type="page"/>
      </w:r>
    </w:p>
    <w:p w14:paraId="2819D39E" w14:textId="77777777" w:rsidR="009F57AD" w:rsidRDefault="00000000">
      <w:pPr>
        <w:pStyle w:val="Heading2"/>
        <w:spacing w:before="240"/>
      </w:pPr>
      <w:r>
        <w:lastRenderedPageBreak/>
        <w:t>4. Path Analysis</w:t>
      </w:r>
    </w:p>
    <w:p w14:paraId="01D8289F" w14:textId="77777777" w:rsidR="009F57AD" w:rsidRDefault="00000000">
      <w:r>
        <w:t>The Path Analysis page is the multi-project analysis workspace.</w:t>
      </w:r>
    </w:p>
    <w:p w14:paraId="5C9B1588" w14:textId="77777777" w:rsidR="009F57AD" w:rsidRDefault="009F57AD">
      <w:pPr>
        <w:pBdr>
          <w:bottom w:val="single" w:sz="6" w:space="1" w:color="CCCCCC"/>
        </w:pBdr>
        <w:spacing w:after="0"/>
      </w:pPr>
    </w:p>
    <w:p w14:paraId="4495DDF9" w14:textId="77777777" w:rsidR="009F57AD" w:rsidRDefault="00000000">
      <w:pPr>
        <w:pStyle w:val="Heading2"/>
        <w:spacing w:before="240"/>
      </w:pPr>
      <w:r>
        <w:t>Table of Contents</w:t>
      </w:r>
    </w:p>
    <w:p w14:paraId="44716296" w14:textId="77777777" w:rsidR="009F57AD" w:rsidRDefault="009F57AD">
      <w:pPr>
        <w:pBdr>
          <w:bottom w:val="single" w:sz="6" w:space="1" w:color="CCCCCC"/>
        </w:pBdr>
        <w:spacing w:after="0"/>
      </w:pPr>
    </w:p>
    <w:p w14:paraId="4CDFF91F" w14:textId="77777777" w:rsidR="009F57AD" w:rsidRDefault="00000000">
      <w:pPr>
        <w:pStyle w:val="Heading3"/>
        <w:spacing w:before="160"/>
      </w:pPr>
      <w:r>
        <w:t>4.1 Select Projects</w:t>
      </w:r>
    </w:p>
    <w:p w14:paraId="4764F1ED" w14:textId="77777777" w:rsidR="009F57AD" w:rsidRDefault="00000000">
      <w:r>
        <w:t xml:space="preserve">You can select one or more projects to analyse together. The search box matches both </w:t>
      </w:r>
      <w:r>
        <w:rPr>
          <w:b/>
        </w:rPr>
        <w:t>project names</w:t>
      </w:r>
      <w:r>
        <w:t xml:space="preserve"> and </w:t>
      </w:r>
      <w:r>
        <w:rPr>
          <w:b/>
        </w:rPr>
        <w:t>source road names</w:t>
      </w:r>
      <w:r>
        <w:t>, so you can find projects even when the project title and road name differ.</w:t>
      </w:r>
    </w:p>
    <w:p w14:paraId="06A1FEDF" w14:textId="77777777" w:rsidR="009F57AD" w:rsidRDefault="00000000">
      <w:pPr>
        <w:pStyle w:val="Heading3"/>
        <w:spacing w:before="160"/>
      </w:pPr>
      <w:r>
        <w:t>4.2 Filter Before Loading</w:t>
      </w:r>
    </w:p>
    <w:p w14:paraId="0FBB6876" w14:textId="77777777" w:rsidR="009F57AD" w:rsidRDefault="00000000">
      <w:r>
        <w:t>Before loading projects, you can filter by:</w:t>
      </w:r>
    </w:p>
    <w:tbl>
      <w:tblPr>
        <w:tblStyle w:val="TableGrid"/>
        <w:tblW w:w="0" w:type="auto"/>
        <w:tblLook w:val="04A0" w:firstRow="1" w:lastRow="0" w:firstColumn="1" w:lastColumn="0" w:noHBand="0" w:noVBand="1"/>
      </w:tblPr>
      <w:tblGrid>
        <w:gridCol w:w="4315"/>
        <w:gridCol w:w="4315"/>
      </w:tblGrid>
      <w:tr w:rsidR="009F57AD" w14:paraId="692B74C9" w14:textId="77777777">
        <w:tc>
          <w:tcPr>
            <w:tcW w:w="4320" w:type="dxa"/>
            <w:shd w:val="clear" w:color="auto" w:fill="EDF2F7"/>
          </w:tcPr>
          <w:p w14:paraId="23A33A3B" w14:textId="77777777" w:rsidR="009F57AD" w:rsidRDefault="00000000">
            <w:r>
              <w:rPr>
                <w:b/>
                <w:sz w:val="18"/>
              </w:rPr>
              <w:t>Filter</w:t>
            </w:r>
          </w:p>
        </w:tc>
        <w:tc>
          <w:tcPr>
            <w:tcW w:w="4320" w:type="dxa"/>
            <w:shd w:val="clear" w:color="auto" w:fill="EDF2F7"/>
          </w:tcPr>
          <w:p w14:paraId="47FDA839" w14:textId="77777777" w:rsidR="009F57AD" w:rsidRDefault="00000000">
            <w:r>
              <w:rPr>
                <w:b/>
                <w:sz w:val="18"/>
              </w:rPr>
              <w:t>Description</w:t>
            </w:r>
          </w:p>
        </w:tc>
      </w:tr>
      <w:tr w:rsidR="009F57AD" w14:paraId="430230A4" w14:textId="77777777">
        <w:tc>
          <w:tcPr>
            <w:tcW w:w="4320" w:type="dxa"/>
          </w:tcPr>
          <w:p w14:paraId="432C3A4E" w14:textId="77777777" w:rsidR="009F57AD" w:rsidRDefault="00000000">
            <w:r>
              <w:rPr>
                <w:sz w:val="18"/>
              </w:rPr>
              <w:t>Project or road name</w:t>
            </w:r>
          </w:p>
        </w:tc>
        <w:tc>
          <w:tcPr>
            <w:tcW w:w="4320" w:type="dxa"/>
          </w:tcPr>
          <w:p w14:paraId="12C5A2C6" w14:textId="77777777" w:rsidR="009F57AD" w:rsidRDefault="00000000">
            <w:r>
              <w:rPr>
                <w:sz w:val="18"/>
              </w:rPr>
              <w:t>Text search</w:t>
            </w:r>
          </w:p>
        </w:tc>
      </w:tr>
      <w:tr w:rsidR="009F57AD" w14:paraId="10E8F2E9" w14:textId="77777777">
        <w:tc>
          <w:tcPr>
            <w:tcW w:w="4320" w:type="dxa"/>
          </w:tcPr>
          <w:p w14:paraId="4610CB96" w14:textId="77777777" w:rsidR="009F57AD" w:rsidRDefault="00000000">
            <w:r>
              <w:rPr>
                <w:sz w:val="18"/>
              </w:rPr>
              <w:t>Tag</w:t>
            </w:r>
          </w:p>
        </w:tc>
        <w:tc>
          <w:tcPr>
            <w:tcW w:w="4320" w:type="dxa"/>
          </w:tcPr>
          <w:p w14:paraId="0D5F0253" w14:textId="77777777" w:rsidR="009F57AD" w:rsidRDefault="00000000">
            <w:r>
              <w:rPr>
                <w:sz w:val="18"/>
              </w:rPr>
              <w:t>e.g. NSC, AMK, Pre, Post</w:t>
            </w:r>
          </w:p>
        </w:tc>
      </w:tr>
      <w:tr w:rsidR="009F57AD" w14:paraId="783B5154" w14:textId="77777777">
        <w:tc>
          <w:tcPr>
            <w:tcW w:w="4320" w:type="dxa"/>
          </w:tcPr>
          <w:p w14:paraId="53BB966E" w14:textId="77777777" w:rsidR="009F57AD" w:rsidRDefault="00000000">
            <w:r>
              <w:rPr>
                <w:sz w:val="18"/>
              </w:rPr>
              <w:t>Date created range</w:t>
            </w:r>
          </w:p>
        </w:tc>
        <w:tc>
          <w:tcPr>
            <w:tcW w:w="4320" w:type="dxa"/>
          </w:tcPr>
          <w:p w14:paraId="5E86E63B" w14:textId="77777777" w:rsidR="009F57AD" w:rsidRDefault="00000000">
            <w:r>
              <w:rPr>
                <w:sz w:val="18"/>
              </w:rPr>
              <w:t>Filter projects created within a date window</w:t>
            </w:r>
          </w:p>
        </w:tc>
      </w:tr>
      <w:tr w:rsidR="009F57AD" w14:paraId="025088B5" w14:textId="77777777">
        <w:tc>
          <w:tcPr>
            <w:tcW w:w="4320" w:type="dxa"/>
          </w:tcPr>
          <w:p w14:paraId="16ABF2F0" w14:textId="77777777" w:rsidR="009F57AD" w:rsidRDefault="00000000">
            <w:r>
              <w:rPr>
                <w:sz w:val="18"/>
              </w:rPr>
              <w:t>Last updated range</w:t>
            </w:r>
          </w:p>
        </w:tc>
        <w:tc>
          <w:tcPr>
            <w:tcW w:w="4320" w:type="dxa"/>
          </w:tcPr>
          <w:p w14:paraId="5D93988F" w14:textId="77777777" w:rsidR="009F57AD" w:rsidRDefault="00000000">
            <w:r>
              <w:rPr>
                <w:sz w:val="18"/>
              </w:rPr>
              <w:t>Filter projects updated within a date window</w:t>
            </w:r>
          </w:p>
        </w:tc>
      </w:tr>
    </w:tbl>
    <w:p w14:paraId="66994AAA" w14:textId="77777777" w:rsidR="009F57AD" w:rsidRDefault="009F57AD"/>
    <w:p w14:paraId="21D23D78" w14:textId="77777777" w:rsidR="009F57AD" w:rsidRDefault="00000000">
      <w:pPr>
        <w:pStyle w:val="Heading3"/>
        <w:spacing w:before="160"/>
      </w:pPr>
      <w:r>
        <w:t>4.3 Analyse Loaded Data</w:t>
      </w:r>
    </w:p>
    <w:p w14:paraId="198CE9AE" w14:textId="77777777" w:rsidR="009F57AD" w:rsidRDefault="00000000">
      <w:r>
        <w:t>After loading projects, you can:</w:t>
      </w:r>
    </w:p>
    <w:p w14:paraId="4DED7DD2" w14:textId="77777777" w:rsidR="009F57AD" w:rsidRDefault="00000000">
      <w:pPr>
        <w:pStyle w:val="ListBullet"/>
      </w:pPr>
      <w:r>
        <w:t xml:space="preserve">choose </w:t>
      </w:r>
      <w:r>
        <w:rPr>
          <w:b/>
        </w:rPr>
        <w:t>up to five attributes</w:t>
      </w:r>
      <w:r>
        <w:t xml:space="preserve"> to focus on</w:t>
      </w:r>
    </w:p>
    <w:p w14:paraId="2B00B150" w14:textId="77777777" w:rsidR="009F57AD" w:rsidRDefault="00000000">
      <w:pPr>
        <w:pStyle w:val="ListBullet"/>
      </w:pPr>
      <w:r>
        <w:t>apply segment-level filters (see sections below)</w:t>
      </w:r>
    </w:p>
    <w:p w14:paraId="549F239A" w14:textId="77777777" w:rsidR="009F57AD" w:rsidRDefault="00000000">
      <w:pPr>
        <w:pStyle w:val="ListBullet"/>
      </w:pPr>
      <w:r>
        <w:t>view attribute distributions and aggregated score-band summaries</w:t>
      </w:r>
    </w:p>
    <w:p w14:paraId="7825A71B" w14:textId="77777777" w:rsidR="009F57AD" w:rsidRDefault="00000000">
      <w:pPr>
        <w:pStyle w:val="ListBullet"/>
      </w:pPr>
      <w:r>
        <w:t>inspect filtered segments on the map and in the table</w:t>
      </w:r>
    </w:p>
    <w:p w14:paraId="5788A0AE" w14:textId="77777777" w:rsidR="009F57AD" w:rsidRDefault="00000000">
      <w:pPr>
        <w:pStyle w:val="ListBullet"/>
      </w:pPr>
      <w:r>
        <w:t>click a segment to navigate to the Coding page to make edits</w:t>
      </w:r>
    </w:p>
    <w:p w14:paraId="2F892661" w14:textId="77777777" w:rsidR="009F57AD" w:rsidRDefault="00000000">
      <w:pPr>
        <w:pStyle w:val="ListBullet"/>
      </w:pPr>
      <w:r>
        <w:t xml:space="preserve">click </w:t>
      </w:r>
      <w:r>
        <w:rPr>
          <w:b/>
        </w:rPr>
        <w:t>Back to Analysis</w:t>
      </w:r>
      <w:r>
        <w:t xml:space="preserve"> to return and continue</w:t>
      </w:r>
    </w:p>
    <w:p w14:paraId="3B9211AF" w14:textId="77777777" w:rsidR="009F57AD" w:rsidRDefault="00000000">
      <w:pPr>
        <w:pStyle w:val="Heading4"/>
      </w:pPr>
      <w:r>
        <w:t>4.3.1 Attribute Filters and Finer Filtering</w:t>
      </w:r>
    </w:p>
    <w:p w14:paraId="6DBD341F" w14:textId="77777777" w:rsidR="009F57AD" w:rsidRDefault="00000000">
      <w:r>
        <w:t xml:space="preserve">When you select an attribute for analysis, you can filter segments by its coded values. Attributes marked </w:t>
      </w:r>
      <w:r>
        <w:rPr>
          <w:b/>
        </w:rPr>
        <w:t>❖</w:t>
      </w:r>
      <w:r>
        <w:t xml:space="preserve"> also support </w:t>
      </w:r>
      <w:r>
        <w:rPr>
          <w:b/>
        </w:rPr>
        <w:t>finer filtering</w:t>
      </w:r>
      <w:r>
        <w:t xml:space="preserve"> — selecting a specific value (e.g. *Present* for Fixed Obstacle on Facility) reveals a secondary sub-category dropdown so you can pinpoint exact sub-types. The map updates to show distinct colours for each sub-category once a sub-type is selected.</w:t>
      </w:r>
    </w:p>
    <w:tbl>
      <w:tblPr>
        <w:tblStyle w:val="TableGrid"/>
        <w:tblW w:w="0" w:type="auto"/>
        <w:tblLook w:val="04A0" w:firstRow="1" w:lastRow="0" w:firstColumn="1" w:lastColumn="0" w:noHBand="0" w:noVBand="1"/>
      </w:tblPr>
      <w:tblGrid>
        <w:gridCol w:w="2876"/>
        <w:gridCol w:w="2877"/>
        <w:gridCol w:w="2877"/>
      </w:tblGrid>
      <w:tr w:rsidR="009F57AD" w14:paraId="2C836681" w14:textId="77777777">
        <w:tc>
          <w:tcPr>
            <w:tcW w:w="2880" w:type="dxa"/>
            <w:shd w:val="clear" w:color="auto" w:fill="EDF2F7"/>
          </w:tcPr>
          <w:p w14:paraId="0E858964" w14:textId="77777777" w:rsidR="009F57AD" w:rsidRDefault="00000000">
            <w:r>
              <w:rPr>
                <w:b/>
                <w:sz w:val="18"/>
              </w:rPr>
              <w:t>Attribute</w:t>
            </w:r>
          </w:p>
        </w:tc>
        <w:tc>
          <w:tcPr>
            <w:tcW w:w="2880" w:type="dxa"/>
            <w:shd w:val="clear" w:color="auto" w:fill="EDF2F7"/>
          </w:tcPr>
          <w:p w14:paraId="33F48C2F" w14:textId="77777777" w:rsidR="009F57AD" w:rsidRDefault="00000000">
            <w:r>
              <w:rPr>
                <w:b/>
                <w:sz w:val="18"/>
              </w:rPr>
              <w:t>Filter Values</w:t>
            </w:r>
          </w:p>
        </w:tc>
        <w:tc>
          <w:tcPr>
            <w:tcW w:w="2880" w:type="dxa"/>
            <w:shd w:val="clear" w:color="auto" w:fill="EDF2F7"/>
          </w:tcPr>
          <w:p w14:paraId="47B2AC28" w14:textId="77777777" w:rsidR="009F57AD" w:rsidRDefault="00000000">
            <w:r>
              <w:rPr>
                <w:b/>
                <w:sz w:val="18"/>
              </w:rPr>
              <w:t>Finer Filter Sub-categories (❖ = available)</w:t>
            </w:r>
          </w:p>
        </w:tc>
      </w:tr>
      <w:tr w:rsidR="009F57AD" w14:paraId="35EA008E" w14:textId="77777777">
        <w:tc>
          <w:tcPr>
            <w:tcW w:w="2880" w:type="dxa"/>
          </w:tcPr>
          <w:p w14:paraId="480032E3" w14:textId="77777777" w:rsidR="009F57AD" w:rsidRDefault="00000000">
            <w:r>
              <w:rPr>
                <w:sz w:val="18"/>
              </w:rPr>
              <w:t>Facility Type</w:t>
            </w:r>
          </w:p>
        </w:tc>
        <w:tc>
          <w:tcPr>
            <w:tcW w:w="2880" w:type="dxa"/>
          </w:tcPr>
          <w:p w14:paraId="4AAD0801" w14:textId="77777777" w:rsidR="009F57AD" w:rsidRDefault="00000000">
            <w:r>
              <w:rPr>
                <w:sz w:val="18"/>
              </w:rPr>
              <w:t>Sidewalk; Multi-Use Path; Off-Road Bicycle Path; On-road Bicycle Lane; Road Shoulder; Mixed Traffic Road Lane</w:t>
            </w:r>
          </w:p>
        </w:tc>
        <w:tc>
          <w:tcPr>
            <w:tcW w:w="2880" w:type="dxa"/>
          </w:tcPr>
          <w:p w14:paraId="6B18EA86" w14:textId="77777777" w:rsidR="009F57AD" w:rsidRDefault="00000000">
            <w:r>
              <w:rPr>
                <w:sz w:val="18"/>
              </w:rPr>
              <w:t>—</w:t>
            </w:r>
          </w:p>
        </w:tc>
      </w:tr>
      <w:tr w:rsidR="009F57AD" w14:paraId="1CF78773" w14:textId="77777777">
        <w:tc>
          <w:tcPr>
            <w:tcW w:w="2880" w:type="dxa"/>
          </w:tcPr>
          <w:p w14:paraId="6D241463" w14:textId="77777777" w:rsidR="009F57AD" w:rsidRDefault="00000000">
            <w:r>
              <w:rPr>
                <w:sz w:val="18"/>
              </w:rPr>
              <w:t>Area Type</w:t>
            </w:r>
          </w:p>
        </w:tc>
        <w:tc>
          <w:tcPr>
            <w:tcW w:w="2880" w:type="dxa"/>
          </w:tcPr>
          <w:p w14:paraId="1C2EFAC6" w14:textId="77777777" w:rsidR="009F57AD" w:rsidRDefault="00000000">
            <w:r>
              <w:rPr>
                <w:sz w:val="18"/>
              </w:rPr>
              <w:t>Urban/CBD; Suburban; Rural; Industrial; Recreational</w:t>
            </w:r>
          </w:p>
        </w:tc>
        <w:tc>
          <w:tcPr>
            <w:tcW w:w="2880" w:type="dxa"/>
          </w:tcPr>
          <w:p w14:paraId="51574B7B" w14:textId="77777777" w:rsidR="009F57AD" w:rsidRDefault="00000000">
            <w:r>
              <w:rPr>
                <w:sz w:val="18"/>
              </w:rPr>
              <w:t>—</w:t>
            </w:r>
          </w:p>
        </w:tc>
      </w:tr>
      <w:tr w:rsidR="009F57AD" w14:paraId="1B1005BB" w14:textId="77777777">
        <w:tc>
          <w:tcPr>
            <w:tcW w:w="2880" w:type="dxa"/>
          </w:tcPr>
          <w:p w14:paraId="5F14117B" w14:textId="77777777" w:rsidR="009F57AD" w:rsidRDefault="00000000">
            <w:r>
              <w:rPr>
                <w:sz w:val="18"/>
              </w:rPr>
              <w:t>Adjacent Road Lane 0–1m</w:t>
            </w:r>
          </w:p>
        </w:tc>
        <w:tc>
          <w:tcPr>
            <w:tcW w:w="2880" w:type="dxa"/>
          </w:tcPr>
          <w:p w14:paraId="1FEF7932" w14:textId="77777777" w:rsidR="009F57AD" w:rsidRDefault="00000000">
            <w:r>
              <w:rPr>
                <w:sz w:val="18"/>
              </w:rPr>
              <w:t>Present; Not Present</w:t>
            </w:r>
          </w:p>
        </w:tc>
        <w:tc>
          <w:tcPr>
            <w:tcW w:w="2880" w:type="dxa"/>
          </w:tcPr>
          <w:p w14:paraId="41094104" w14:textId="77777777" w:rsidR="009F57AD" w:rsidRDefault="00000000">
            <w:r>
              <w:rPr>
                <w:sz w:val="18"/>
              </w:rPr>
              <w:t>—</w:t>
            </w:r>
          </w:p>
        </w:tc>
      </w:tr>
      <w:tr w:rsidR="009F57AD" w14:paraId="3F4929E6" w14:textId="77777777">
        <w:tc>
          <w:tcPr>
            <w:tcW w:w="2880" w:type="dxa"/>
          </w:tcPr>
          <w:p w14:paraId="50B89127" w14:textId="77777777" w:rsidR="009F57AD" w:rsidRDefault="00000000">
            <w:r>
              <w:rPr>
                <w:sz w:val="18"/>
              </w:rPr>
              <w:t>Adjacent Road Lane 1–3m</w:t>
            </w:r>
          </w:p>
        </w:tc>
        <w:tc>
          <w:tcPr>
            <w:tcW w:w="2880" w:type="dxa"/>
          </w:tcPr>
          <w:p w14:paraId="53A5642D" w14:textId="77777777" w:rsidR="009F57AD" w:rsidRDefault="00000000">
            <w:r>
              <w:rPr>
                <w:sz w:val="18"/>
              </w:rPr>
              <w:t>Present; Not Present</w:t>
            </w:r>
          </w:p>
        </w:tc>
        <w:tc>
          <w:tcPr>
            <w:tcW w:w="2880" w:type="dxa"/>
          </w:tcPr>
          <w:p w14:paraId="0B00F87A" w14:textId="77777777" w:rsidR="009F57AD" w:rsidRDefault="00000000">
            <w:r>
              <w:rPr>
                <w:sz w:val="18"/>
              </w:rPr>
              <w:t>—</w:t>
            </w:r>
          </w:p>
        </w:tc>
      </w:tr>
      <w:tr w:rsidR="009F57AD" w14:paraId="54CCBA19" w14:textId="77777777">
        <w:tc>
          <w:tcPr>
            <w:tcW w:w="2880" w:type="dxa"/>
          </w:tcPr>
          <w:p w14:paraId="74D944A1" w14:textId="77777777" w:rsidR="009F57AD" w:rsidRDefault="00000000">
            <w:r>
              <w:rPr>
                <w:sz w:val="18"/>
              </w:rPr>
              <w:lastRenderedPageBreak/>
              <w:t>Adjacent Vehicle Parking 0–1m</w:t>
            </w:r>
          </w:p>
        </w:tc>
        <w:tc>
          <w:tcPr>
            <w:tcW w:w="2880" w:type="dxa"/>
          </w:tcPr>
          <w:p w14:paraId="4E2AB9CA" w14:textId="77777777" w:rsidR="009F57AD" w:rsidRDefault="00000000">
            <w:r>
              <w:rPr>
                <w:sz w:val="18"/>
              </w:rPr>
              <w:t>Present; Not Present</w:t>
            </w:r>
          </w:p>
        </w:tc>
        <w:tc>
          <w:tcPr>
            <w:tcW w:w="2880" w:type="dxa"/>
          </w:tcPr>
          <w:p w14:paraId="58266A66" w14:textId="77777777" w:rsidR="009F57AD" w:rsidRDefault="00000000">
            <w:r>
              <w:rPr>
                <w:sz w:val="18"/>
              </w:rPr>
              <w:t>—</w:t>
            </w:r>
          </w:p>
        </w:tc>
      </w:tr>
      <w:tr w:rsidR="009F57AD" w14:paraId="0CAD2616" w14:textId="77777777">
        <w:tc>
          <w:tcPr>
            <w:tcW w:w="2880" w:type="dxa"/>
          </w:tcPr>
          <w:p w14:paraId="4D0C3243" w14:textId="77777777" w:rsidR="009F57AD" w:rsidRDefault="00000000">
            <w:r>
              <w:rPr>
                <w:sz w:val="18"/>
              </w:rPr>
              <w:t>Adjacent Vehicle Parking 1–3m</w:t>
            </w:r>
          </w:p>
        </w:tc>
        <w:tc>
          <w:tcPr>
            <w:tcW w:w="2880" w:type="dxa"/>
          </w:tcPr>
          <w:p w14:paraId="67F124BB" w14:textId="77777777" w:rsidR="009F57AD" w:rsidRDefault="00000000">
            <w:r>
              <w:rPr>
                <w:sz w:val="18"/>
              </w:rPr>
              <w:t>Present; Not Present</w:t>
            </w:r>
          </w:p>
        </w:tc>
        <w:tc>
          <w:tcPr>
            <w:tcW w:w="2880" w:type="dxa"/>
          </w:tcPr>
          <w:p w14:paraId="291B0575" w14:textId="77777777" w:rsidR="009F57AD" w:rsidRDefault="00000000">
            <w:r>
              <w:rPr>
                <w:sz w:val="18"/>
              </w:rPr>
              <w:t>—</w:t>
            </w:r>
          </w:p>
        </w:tc>
      </w:tr>
      <w:tr w:rsidR="009F57AD" w14:paraId="6B2EB94D" w14:textId="77777777">
        <w:tc>
          <w:tcPr>
            <w:tcW w:w="2880" w:type="dxa"/>
          </w:tcPr>
          <w:p w14:paraId="699ABF87" w14:textId="77777777" w:rsidR="009F57AD" w:rsidRDefault="00000000">
            <w:r>
              <w:rPr>
                <w:sz w:val="18"/>
              </w:rPr>
              <w:t xml:space="preserve">Facility Width per Direction </w:t>
            </w:r>
            <w:r>
              <w:rPr>
                <w:b/>
                <w:sz w:val="18"/>
              </w:rPr>
              <w:t>❖</w:t>
            </w:r>
          </w:p>
        </w:tc>
        <w:tc>
          <w:tcPr>
            <w:tcW w:w="2880" w:type="dxa"/>
          </w:tcPr>
          <w:p w14:paraId="70B29E51" w14:textId="77777777" w:rsidR="009F57AD" w:rsidRDefault="00000000">
            <w:r>
              <w:rPr>
                <w:sz w:val="18"/>
              </w:rPr>
              <w:t>Very Narrow; Narrow; Wide</w:t>
            </w:r>
          </w:p>
        </w:tc>
        <w:tc>
          <w:tcPr>
            <w:tcW w:w="2880" w:type="dxa"/>
          </w:tcPr>
          <w:p w14:paraId="0F70886F" w14:textId="77777777" w:rsidR="009F57AD" w:rsidRDefault="00000000">
            <w:r>
              <w:rPr>
                <w:sz w:val="18"/>
              </w:rPr>
              <w:t>Very Narrow: ≤1.5m; &gt;1.5–1.8m; &gt;1.8–&lt;2m · Narrow: 2–&lt;3.5m; 3.5–4m · Wide: &gt;4m</w:t>
            </w:r>
          </w:p>
        </w:tc>
      </w:tr>
      <w:tr w:rsidR="009F57AD" w14:paraId="16D7F794" w14:textId="77777777">
        <w:tc>
          <w:tcPr>
            <w:tcW w:w="2880" w:type="dxa"/>
          </w:tcPr>
          <w:p w14:paraId="7A87BAE7" w14:textId="77777777" w:rsidR="009F57AD" w:rsidRDefault="00000000">
            <w:r>
              <w:rPr>
                <w:sz w:val="18"/>
              </w:rPr>
              <w:t>Flow Direction</w:t>
            </w:r>
          </w:p>
        </w:tc>
        <w:tc>
          <w:tcPr>
            <w:tcW w:w="2880" w:type="dxa"/>
          </w:tcPr>
          <w:p w14:paraId="441A1A8A" w14:textId="77777777" w:rsidR="009F57AD" w:rsidRDefault="00000000">
            <w:r>
              <w:rPr>
                <w:sz w:val="18"/>
              </w:rPr>
              <w:t>One Way; Two Way</w:t>
            </w:r>
          </w:p>
        </w:tc>
        <w:tc>
          <w:tcPr>
            <w:tcW w:w="2880" w:type="dxa"/>
          </w:tcPr>
          <w:p w14:paraId="38790C41" w14:textId="77777777" w:rsidR="009F57AD" w:rsidRDefault="00000000">
            <w:r>
              <w:rPr>
                <w:sz w:val="18"/>
              </w:rPr>
              <w:t>—</w:t>
            </w:r>
          </w:p>
        </w:tc>
      </w:tr>
      <w:tr w:rsidR="009F57AD" w14:paraId="1EA401B3" w14:textId="77777777">
        <w:tc>
          <w:tcPr>
            <w:tcW w:w="2880" w:type="dxa"/>
          </w:tcPr>
          <w:p w14:paraId="764193B2" w14:textId="77777777" w:rsidR="009F57AD" w:rsidRDefault="00000000">
            <w:r>
              <w:rPr>
                <w:sz w:val="18"/>
              </w:rPr>
              <w:t>Grade</w:t>
            </w:r>
          </w:p>
        </w:tc>
        <w:tc>
          <w:tcPr>
            <w:tcW w:w="2880" w:type="dxa"/>
          </w:tcPr>
          <w:p w14:paraId="4CCC16F0" w14:textId="77777777" w:rsidR="009F57AD" w:rsidRDefault="00000000">
            <w:r>
              <w:rPr>
                <w:sz w:val="18"/>
              </w:rPr>
              <w:t>≤2° (1:25); 2.9° (1:20); 3.8° (1:15); 4.7° (1:12); ≥5°</w:t>
            </w:r>
          </w:p>
        </w:tc>
        <w:tc>
          <w:tcPr>
            <w:tcW w:w="2880" w:type="dxa"/>
          </w:tcPr>
          <w:p w14:paraId="4C98D804" w14:textId="77777777" w:rsidR="009F57AD" w:rsidRDefault="00000000">
            <w:r>
              <w:rPr>
                <w:sz w:val="18"/>
              </w:rPr>
              <w:t>—</w:t>
            </w:r>
          </w:p>
        </w:tc>
      </w:tr>
      <w:tr w:rsidR="009F57AD" w14:paraId="6C8E1F41" w14:textId="77777777">
        <w:tc>
          <w:tcPr>
            <w:tcW w:w="2880" w:type="dxa"/>
          </w:tcPr>
          <w:p w14:paraId="14E1E741" w14:textId="77777777" w:rsidR="009F57AD" w:rsidRDefault="00000000">
            <w:r>
              <w:rPr>
                <w:sz w:val="18"/>
              </w:rPr>
              <w:t xml:space="preserve">Curvature </w:t>
            </w:r>
            <w:r>
              <w:rPr>
                <w:b/>
                <w:sz w:val="18"/>
              </w:rPr>
              <w:t>❖</w:t>
            </w:r>
          </w:p>
        </w:tc>
        <w:tc>
          <w:tcPr>
            <w:tcW w:w="2880" w:type="dxa"/>
          </w:tcPr>
          <w:p w14:paraId="39715712" w14:textId="77777777" w:rsidR="009F57AD" w:rsidRDefault="00000000">
            <w:r>
              <w:rPr>
                <w:sz w:val="18"/>
              </w:rPr>
              <w:t>Sharp Turn Present; No Sharp Turn Present</w:t>
            </w:r>
          </w:p>
        </w:tc>
        <w:tc>
          <w:tcPr>
            <w:tcW w:w="2880" w:type="dxa"/>
          </w:tcPr>
          <w:p w14:paraId="4C2618B1" w14:textId="77777777" w:rsidR="009F57AD" w:rsidRDefault="00000000">
            <w:r>
              <w:rPr>
                <w:sz w:val="18"/>
              </w:rPr>
              <w:t>Sharp Turn: &lt;6.5m; 6.5–&lt;10m; Path Junction · No Sharp Turn: 10–18m; &gt;18m</w:t>
            </w:r>
          </w:p>
        </w:tc>
      </w:tr>
      <w:tr w:rsidR="009F57AD" w14:paraId="4682D609" w14:textId="77777777">
        <w:tc>
          <w:tcPr>
            <w:tcW w:w="2880" w:type="dxa"/>
          </w:tcPr>
          <w:p w14:paraId="23520277" w14:textId="77777777" w:rsidR="009F57AD" w:rsidRDefault="00000000">
            <w:r>
              <w:rPr>
                <w:sz w:val="18"/>
              </w:rPr>
              <w:t>Street Lighting</w:t>
            </w:r>
          </w:p>
        </w:tc>
        <w:tc>
          <w:tcPr>
            <w:tcW w:w="2880" w:type="dxa"/>
          </w:tcPr>
          <w:p w14:paraId="1C3560D4" w14:textId="77777777" w:rsidR="009F57AD" w:rsidRDefault="00000000">
            <w:r>
              <w:rPr>
                <w:sz w:val="18"/>
              </w:rPr>
              <w:t>Present; Not Present</w:t>
            </w:r>
          </w:p>
        </w:tc>
        <w:tc>
          <w:tcPr>
            <w:tcW w:w="2880" w:type="dxa"/>
          </w:tcPr>
          <w:p w14:paraId="46D07770" w14:textId="77777777" w:rsidR="009F57AD" w:rsidRDefault="00000000">
            <w:r>
              <w:rPr>
                <w:sz w:val="18"/>
              </w:rPr>
              <w:t>—</w:t>
            </w:r>
          </w:p>
        </w:tc>
      </w:tr>
      <w:tr w:rsidR="009F57AD" w14:paraId="5DD85A03" w14:textId="77777777">
        <w:tc>
          <w:tcPr>
            <w:tcW w:w="2880" w:type="dxa"/>
          </w:tcPr>
          <w:p w14:paraId="2459E2A6" w14:textId="77777777" w:rsidR="009F57AD" w:rsidRDefault="00000000">
            <w:r>
              <w:rPr>
                <w:sz w:val="18"/>
              </w:rPr>
              <w:t xml:space="preserve">Delineation </w:t>
            </w:r>
            <w:r>
              <w:rPr>
                <w:b/>
                <w:sz w:val="18"/>
              </w:rPr>
              <w:t>❖</w:t>
            </w:r>
          </w:p>
        </w:tc>
        <w:tc>
          <w:tcPr>
            <w:tcW w:w="2880" w:type="dxa"/>
          </w:tcPr>
          <w:p w14:paraId="2758C9CE" w14:textId="77777777" w:rsidR="009F57AD" w:rsidRDefault="00000000">
            <w:r>
              <w:rPr>
                <w:sz w:val="18"/>
              </w:rPr>
              <w:t>Present; Not Present</w:t>
            </w:r>
          </w:p>
        </w:tc>
        <w:tc>
          <w:tcPr>
            <w:tcW w:w="2880" w:type="dxa"/>
          </w:tcPr>
          <w:p w14:paraId="1442B2F7" w14:textId="77777777" w:rsidR="009F57AD" w:rsidRDefault="00000000">
            <w:r>
              <w:rPr>
                <w:sz w:val="18"/>
              </w:rPr>
              <w:t>When "Present": Cycling Path; Red Stripe; Signalised Crossing; Traffic Crossing; Zebra Crossing &lt;br&gt; When "Not Present": Faded Marking</w:t>
            </w:r>
          </w:p>
        </w:tc>
      </w:tr>
      <w:tr w:rsidR="009F57AD" w14:paraId="09E73A8C" w14:textId="77777777">
        <w:tc>
          <w:tcPr>
            <w:tcW w:w="2880" w:type="dxa"/>
          </w:tcPr>
          <w:p w14:paraId="50020C57" w14:textId="77777777" w:rsidR="009F57AD" w:rsidRDefault="00000000">
            <w:r>
              <w:rPr>
                <w:sz w:val="18"/>
              </w:rPr>
              <w:t xml:space="preserve">Fixed Obstacle on Facility </w:t>
            </w:r>
            <w:r>
              <w:rPr>
                <w:b/>
                <w:sz w:val="18"/>
              </w:rPr>
              <w:t>❖</w:t>
            </w:r>
          </w:p>
        </w:tc>
        <w:tc>
          <w:tcPr>
            <w:tcW w:w="2880" w:type="dxa"/>
          </w:tcPr>
          <w:p w14:paraId="79A04AFB" w14:textId="77777777" w:rsidR="009F57AD" w:rsidRDefault="00000000">
            <w:r>
              <w:rPr>
                <w:sz w:val="18"/>
              </w:rPr>
              <w:t>Present; Not Present</w:t>
            </w:r>
          </w:p>
        </w:tc>
        <w:tc>
          <w:tcPr>
            <w:tcW w:w="2880" w:type="dxa"/>
          </w:tcPr>
          <w:p w14:paraId="1569762C" w14:textId="77777777" w:rsidR="009F57AD" w:rsidRDefault="00000000">
            <w:r>
              <w:rPr>
                <w:sz w:val="18"/>
              </w:rPr>
              <w:t>When "Present": Lamp Post; Traffic Light; Pillar; Bollards; Fence; Vegetation; Others</w:t>
            </w:r>
          </w:p>
        </w:tc>
      </w:tr>
      <w:tr w:rsidR="009F57AD" w14:paraId="18BB722B" w14:textId="77777777">
        <w:tc>
          <w:tcPr>
            <w:tcW w:w="2880" w:type="dxa"/>
          </w:tcPr>
          <w:p w14:paraId="06BDC80E" w14:textId="77777777" w:rsidR="009F57AD" w:rsidRDefault="00000000">
            <w:r>
              <w:rPr>
                <w:sz w:val="18"/>
              </w:rPr>
              <w:t xml:space="preserve">Non-Fixed Obstacle on Facility </w:t>
            </w:r>
            <w:r>
              <w:rPr>
                <w:b/>
                <w:sz w:val="18"/>
              </w:rPr>
              <w:t>❖</w:t>
            </w:r>
          </w:p>
        </w:tc>
        <w:tc>
          <w:tcPr>
            <w:tcW w:w="2880" w:type="dxa"/>
          </w:tcPr>
          <w:p w14:paraId="39B08798" w14:textId="77777777" w:rsidR="009F57AD" w:rsidRDefault="00000000">
            <w:r>
              <w:rPr>
                <w:sz w:val="18"/>
              </w:rPr>
              <w:t>Present; Not Present</w:t>
            </w:r>
          </w:p>
        </w:tc>
        <w:tc>
          <w:tcPr>
            <w:tcW w:w="2880" w:type="dxa"/>
          </w:tcPr>
          <w:p w14:paraId="444EA923" w14:textId="77777777" w:rsidR="009F57AD" w:rsidRDefault="00000000">
            <w:r>
              <w:rPr>
                <w:sz w:val="18"/>
              </w:rPr>
              <w:t>When "Present": Barrier; Bins; Bicycle; Cone; Others</w:t>
            </w:r>
          </w:p>
        </w:tc>
      </w:tr>
      <w:tr w:rsidR="009F57AD" w14:paraId="1A2A118B" w14:textId="77777777">
        <w:tc>
          <w:tcPr>
            <w:tcW w:w="2880" w:type="dxa"/>
          </w:tcPr>
          <w:p w14:paraId="6A1795EA" w14:textId="77777777" w:rsidR="009F57AD" w:rsidRDefault="00000000">
            <w:r>
              <w:rPr>
                <w:sz w:val="18"/>
              </w:rPr>
              <w:t>Light Segregation</w:t>
            </w:r>
          </w:p>
        </w:tc>
        <w:tc>
          <w:tcPr>
            <w:tcW w:w="2880" w:type="dxa"/>
          </w:tcPr>
          <w:p w14:paraId="25DF17FD" w14:textId="77777777" w:rsidR="009F57AD" w:rsidRDefault="00000000">
            <w:r>
              <w:rPr>
                <w:sz w:val="18"/>
              </w:rPr>
              <w:t>Present; Not Present</w:t>
            </w:r>
          </w:p>
        </w:tc>
        <w:tc>
          <w:tcPr>
            <w:tcW w:w="2880" w:type="dxa"/>
          </w:tcPr>
          <w:p w14:paraId="7AA8008D" w14:textId="77777777" w:rsidR="009F57AD" w:rsidRDefault="00000000">
            <w:r>
              <w:rPr>
                <w:sz w:val="18"/>
              </w:rPr>
              <w:t>—</w:t>
            </w:r>
          </w:p>
        </w:tc>
      </w:tr>
      <w:tr w:rsidR="009F57AD" w14:paraId="126669AA" w14:textId="77777777">
        <w:tc>
          <w:tcPr>
            <w:tcW w:w="2880" w:type="dxa"/>
          </w:tcPr>
          <w:p w14:paraId="5AEFBFC3" w14:textId="77777777" w:rsidR="009F57AD" w:rsidRDefault="00000000">
            <w:r>
              <w:rPr>
                <w:sz w:val="18"/>
              </w:rPr>
              <w:t>Intersection or Road Crossing</w:t>
            </w:r>
          </w:p>
        </w:tc>
        <w:tc>
          <w:tcPr>
            <w:tcW w:w="2880" w:type="dxa"/>
          </w:tcPr>
          <w:p w14:paraId="3A9C7382" w14:textId="77777777" w:rsidR="009F57AD" w:rsidRDefault="00000000">
            <w:r>
              <w:rPr>
                <w:sz w:val="18"/>
              </w:rPr>
              <w:t>Present; Not Present</w:t>
            </w:r>
          </w:p>
        </w:tc>
        <w:tc>
          <w:tcPr>
            <w:tcW w:w="2880" w:type="dxa"/>
          </w:tcPr>
          <w:p w14:paraId="1F0809A3" w14:textId="77777777" w:rsidR="009F57AD" w:rsidRDefault="00000000">
            <w:r>
              <w:rPr>
                <w:sz w:val="18"/>
              </w:rPr>
              <w:t>—</w:t>
            </w:r>
          </w:p>
        </w:tc>
      </w:tr>
      <w:tr w:rsidR="009F57AD" w14:paraId="5EC9E180" w14:textId="77777777">
        <w:tc>
          <w:tcPr>
            <w:tcW w:w="2880" w:type="dxa"/>
          </w:tcPr>
          <w:p w14:paraId="7DF0621D" w14:textId="77777777" w:rsidR="009F57AD" w:rsidRDefault="00000000">
            <w:r>
              <w:rPr>
                <w:sz w:val="18"/>
              </w:rPr>
              <w:t xml:space="preserve">Crossing Facility </w:t>
            </w:r>
            <w:r>
              <w:rPr>
                <w:b/>
                <w:sz w:val="18"/>
              </w:rPr>
              <w:t>❖</w:t>
            </w:r>
          </w:p>
        </w:tc>
        <w:tc>
          <w:tcPr>
            <w:tcW w:w="2880" w:type="dxa"/>
          </w:tcPr>
          <w:p w14:paraId="09F0FE0E" w14:textId="77777777" w:rsidR="009F57AD" w:rsidRDefault="00000000">
            <w:r>
              <w:rPr>
                <w:sz w:val="18"/>
              </w:rPr>
              <w:t>Present; Not Present</w:t>
            </w:r>
          </w:p>
        </w:tc>
        <w:tc>
          <w:tcPr>
            <w:tcW w:w="2880" w:type="dxa"/>
          </w:tcPr>
          <w:p w14:paraId="7D4F1AF3" w14:textId="77777777" w:rsidR="009F57AD" w:rsidRDefault="00000000">
            <w:r>
              <w:rPr>
                <w:sz w:val="18"/>
              </w:rPr>
              <w:t>When "Present": Zebra Crossing; Signalised PC; Bicycle Crossing; Unsignalised Junction; Development Access</w:t>
            </w:r>
          </w:p>
        </w:tc>
      </w:tr>
      <w:tr w:rsidR="009F57AD" w14:paraId="5267E13D" w14:textId="77777777">
        <w:tc>
          <w:tcPr>
            <w:tcW w:w="2880" w:type="dxa"/>
          </w:tcPr>
          <w:p w14:paraId="01DCC3D8" w14:textId="77777777" w:rsidR="009F57AD" w:rsidRDefault="00000000">
            <w:r>
              <w:rPr>
                <w:sz w:val="18"/>
              </w:rPr>
              <w:t>Property Access</w:t>
            </w:r>
          </w:p>
        </w:tc>
        <w:tc>
          <w:tcPr>
            <w:tcW w:w="2880" w:type="dxa"/>
          </w:tcPr>
          <w:p w14:paraId="0D51EEDE" w14:textId="77777777" w:rsidR="009F57AD" w:rsidRDefault="00000000">
            <w:r>
              <w:rPr>
                <w:sz w:val="18"/>
              </w:rPr>
              <w:t>Present; Not Present</w:t>
            </w:r>
          </w:p>
        </w:tc>
        <w:tc>
          <w:tcPr>
            <w:tcW w:w="2880" w:type="dxa"/>
          </w:tcPr>
          <w:p w14:paraId="1B457360" w14:textId="77777777" w:rsidR="009F57AD" w:rsidRDefault="00000000">
            <w:r>
              <w:rPr>
                <w:sz w:val="18"/>
              </w:rPr>
              <w:t>—</w:t>
            </w:r>
          </w:p>
        </w:tc>
      </w:tr>
      <w:tr w:rsidR="009F57AD" w14:paraId="78D39E7C" w14:textId="77777777">
        <w:tc>
          <w:tcPr>
            <w:tcW w:w="2880" w:type="dxa"/>
          </w:tcPr>
          <w:p w14:paraId="7638B4AA" w14:textId="77777777" w:rsidR="009F57AD" w:rsidRDefault="00000000">
            <w:r>
              <w:rPr>
                <w:sz w:val="18"/>
              </w:rPr>
              <w:t>Tram or Train Rails</w:t>
            </w:r>
          </w:p>
        </w:tc>
        <w:tc>
          <w:tcPr>
            <w:tcW w:w="2880" w:type="dxa"/>
          </w:tcPr>
          <w:p w14:paraId="7877DBA2" w14:textId="77777777" w:rsidR="009F57AD" w:rsidRDefault="00000000">
            <w:r>
              <w:rPr>
                <w:sz w:val="18"/>
              </w:rPr>
              <w:t>Present; Not Present</w:t>
            </w:r>
          </w:p>
        </w:tc>
        <w:tc>
          <w:tcPr>
            <w:tcW w:w="2880" w:type="dxa"/>
          </w:tcPr>
          <w:p w14:paraId="2931DC0D" w14:textId="77777777" w:rsidR="009F57AD" w:rsidRDefault="00000000">
            <w:r>
              <w:rPr>
                <w:sz w:val="18"/>
              </w:rPr>
              <w:t>—</w:t>
            </w:r>
          </w:p>
        </w:tc>
      </w:tr>
      <w:tr w:rsidR="009F57AD" w14:paraId="2857FBA2" w14:textId="77777777">
        <w:tc>
          <w:tcPr>
            <w:tcW w:w="2880" w:type="dxa"/>
          </w:tcPr>
          <w:p w14:paraId="6973EAFD" w14:textId="77777777" w:rsidR="009F57AD" w:rsidRDefault="00000000">
            <w:r>
              <w:rPr>
                <w:sz w:val="18"/>
              </w:rPr>
              <w:t xml:space="preserve">Major Surface Deformation or Drain Opening </w:t>
            </w:r>
            <w:r>
              <w:rPr>
                <w:b/>
                <w:sz w:val="18"/>
              </w:rPr>
              <w:t>❖</w:t>
            </w:r>
          </w:p>
        </w:tc>
        <w:tc>
          <w:tcPr>
            <w:tcW w:w="2880" w:type="dxa"/>
          </w:tcPr>
          <w:p w14:paraId="1F0AD423" w14:textId="77777777" w:rsidR="009F57AD" w:rsidRDefault="00000000">
            <w:r>
              <w:rPr>
                <w:sz w:val="18"/>
              </w:rPr>
              <w:t>Present; Not Present</w:t>
            </w:r>
          </w:p>
        </w:tc>
        <w:tc>
          <w:tcPr>
            <w:tcW w:w="2880" w:type="dxa"/>
          </w:tcPr>
          <w:p w14:paraId="7D790F96" w14:textId="77777777" w:rsidR="009F57AD" w:rsidRDefault="00000000">
            <w:r>
              <w:rPr>
                <w:sz w:val="18"/>
              </w:rPr>
              <w:t>When "Present": Footpath crack; Footpath uneven; Footpath Uneven IMU</w:t>
            </w:r>
          </w:p>
        </w:tc>
      </w:tr>
      <w:tr w:rsidR="009F57AD" w14:paraId="0428C5DC" w14:textId="77777777">
        <w:tc>
          <w:tcPr>
            <w:tcW w:w="2880" w:type="dxa"/>
          </w:tcPr>
          <w:p w14:paraId="525D3F5B" w14:textId="77777777" w:rsidR="009F57AD" w:rsidRDefault="00000000">
            <w:r>
              <w:rPr>
                <w:sz w:val="18"/>
              </w:rPr>
              <w:t>Peak Pedestrian Flow</w:t>
            </w:r>
          </w:p>
        </w:tc>
        <w:tc>
          <w:tcPr>
            <w:tcW w:w="2880" w:type="dxa"/>
          </w:tcPr>
          <w:p w14:paraId="5E54672A" w14:textId="77777777" w:rsidR="009F57AD" w:rsidRDefault="00000000">
            <w:r>
              <w:rPr>
                <w:sz w:val="18"/>
              </w:rPr>
              <w:t>None; Low; Moderate to High</w:t>
            </w:r>
          </w:p>
        </w:tc>
        <w:tc>
          <w:tcPr>
            <w:tcW w:w="2880" w:type="dxa"/>
          </w:tcPr>
          <w:p w14:paraId="67069FAE" w14:textId="77777777" w:rsidR="009F57AD" w:rsidRDefault="00000000">
            <w:r>
              <w:rPr>
                <w:sz w:val="18"/>
              </w:rPr>
              <w:t>—</w:t>
            </w:r>
          </w:p>
        </w:tc>
      </w:tr>
      <w:tr w:rsidR="009F57AD" w14:paraId="2D5614B1" w14:textId="77777777">
        <w:tc>
          <w:tcPr>
            <w:tcW w:w="2880" w:type="dxa"/>
          </w:tcPr>
          <w:p w14:paraId="2B3B2EC3" w14:textId="77777777" w:rsidR="009F57AD" w:rsidRDefault="00000000">
            <w:r>
              <w:rPr>
                <w:sz w:val="18"/>
              </w:rPr>
              <w:t>Peak Bicycle/LV Traffic Flow</w:t>
            </w:r>
          </w:p>
        </w:tc>
        <w:tc>
          <w:tcPr>
            <w:tcW w:w="2880" w:type="dxa"/>
          </w:tcPr>
          <w:p w14:paraId="187DBE44" w14:textId="77777777" w:rsidR="009F57AD" w:rsidRDefault="00000000">
            <w:r>
              <w:rPr>
                <w:sz w:val="18"/>
              </w:rPr>
              <w:t>Low; Moderate to High</w:t>
            </w:r>
          </w:p>
        </w:tc>
        <w:tc>
          <w:tcPr>
            <w:tcW w:w="2880" w:type="dxa"/>
          </w:tcPr>
          <w:p w14:paraId="2AF8FEDC" w14:textId="77777777" w:rsidR="009F57AD" w:rsidRDefault="00000000">
            <w:r>
              <w:rPr>
                <w:sz w:val="18"/>
              </w:rPr>
              <w:t>—</w:t>
            </w:r>
          </w:p>
        </w:tc>
      </w:tr>
      <w:tr w:rsidR="009F57AD" w14:paraId="594AABC4" w14:textId="77777777">
        <w:tc>
          <w:tcPr>
            <w:tcW w:w="2880" w:type="dxa"/>
          </w:tcPr>
          <w:p w14:paraId="5A648AD0" w14:textId="77777777" w:rsidR="009F57AD" w:rsidRDefault="00000000">
            <w:r>
              <w:rPr>
                <w:sz w:val="18"/>
              </w:rPr>
              <w:t>Observed Proportion of Cargo Bikes</w:t>
            </w:r>
          </w:p>
        </w:tc>
        <w:tc>
          <w:tcPr>
            <w:tcW w:w="2880" w:type="dxa"/>
          </w:tcPr>
          <w:p w14:paraId="5E2E3676" w14:textId="77777777" w:rsidR="009F57AD" w:rsidRDefault="00000000">
            <w:r>
              <w:rPr>
                <w:sz w:val="18"/>
              </w:rPr>
              <w:t>Low; Moderate to High</w:t>
            </w:r>
          </w:p>
        </w:tc>
        <w:tc>
          <w:tcPr>
            <w:tcW w:w="2880" w:type="dxa"/>
          </w:tcPr>
          <w:p w14:paraId="2DEC3219" w14:textId="77777777" w:rsidR="009F57AD" w:rsidRDefault="00000000">
            <w:r>
              <w:rPr>
                <w:sz w:val="18"/>
              </w:rPr>
              <w:t>—</w:t>
            </w:r>
          </w:p>
        </w:tc>
      </w:tr>
      <w:tr w:rsidR="009F57AD" w14:paraId="0E26705A" w14:textId="77777777">
        <w:tc>
          <w:tcPr>
            <w:tcW w:w="2880" w:type="dxa"/>
          </w:tcPr>
          <w:p w14:paraId="20AC715F" w14:textId="77777777" w:rsidR="009F57AD" w:rsidRDefault="00000000">
            <w:r>
              <w:rPr>
                <w:sz w:val="18"/>
              </w:rPr>
              <w:t>Heavy Vehicle Flow</w:t>
            </w:r>
          </w:p>
        </w:tc>
        <w:tc>
          <w:tcPr>
            <w:tcW w:w="2880" w:type="dxa"/>
          </w:tcPr>
          <w:p w14:paraId="128603F5" w14:textId="77777777" w:rsidR="009F57AD" w:rsidRDefault="00000000">
            <w:r>
              <w:rPr>
                <w:sz w:val="18"/>
              </w:rPr>
              <w:t>Low; Moderate to High</w:t>
            </w:r>
          </w:p>
        </w:tc>
        <w:tc>
          <w:tcPr>
            <w:tcW w:w="2880" w:type="dxa"/>
          </w:tcPr>
          <w:p w14:paraId="3A529B8E" w14:textId="77777777" w:rsidR="009F57AD" w:rsidRDefault="00000000">
            <w:r>
              <w:rPr>
                <w:sz w:val="18"/>
              </w:rPr>
              <w:t>—</w:t>
            </w:r>
          </w:p>
        </w:tc>
      </w:tr>
      <w:tr w:rsidR="009F57AD" w14:paraId="1A711B52" w14:textId="77777777">
        <w:tc>
          <w:tcPr>
            <w:tcW w:w="2880" w:type="dxa"/>
          </w:tcPr>
          <w:p w14:paraId="73B0F765" w14:textId="77777777" w:rsidR="009F57AD" w:rsidRDefault="00000000">
            <w:r>
              <w:rPr>
                <w:sz w:val="18"/>
              </w:rPr>
              <w:t>Bicycle/LV Speed – Average</w:t>
            </w:r>
          </w:p>
        </w:tc>
        <w:tc>
          <w:tcPr>
            <w:tcW w:w="2880" w:type="dxa"/>
          </w:tcPr>
          <w:p w14:paraId="670FE190" w14:textId="77777777" w:rsidR="009F57AD" w:rsidRDefault="00000000">
            <w:r>
              <w:rPr>
                <w:sz w:val="18"/>
              </w:rPr>
              <w:t>&lt; 20 km/h; ≥ 20 km/h</w:t>
            </w:r>
          </w:p>
        </w:tc>
        <w:tc>
          <w:tcPr>
            <w:tcW w:w="2880" w:type="dxa"/>
          </w:tcPr>
          <w:p w14:paraId="674D4586" w14:textId="77777777" w:rsidR="009F57AD" w:rsidRDefault="00000000">
            <w:r>
              <w:rPr>
                <w:sz w:val="18"/>
              </w:rPr>
              <w:t>—</w:t>
            </w:r>
          </w:p>
        </w:tc>
      </w:tr>
      <w:tr w:rsidR="009F57AD" w14:paraId="739B998B" w14:textId="77777777">
        <w:tc>
          <w:tcPr>
            <w:tcW w:w="2880" w:type="dxa"/>
          </w:tcPr>
          <w:p w14:paraId="0031D303" w14:textId="77777777" w:rsidR="009F57AD" w:rsidRDefault="00000000">
            <w:r>
              <w:rPr>
                <w:sz w:val="18"/>
              </w:rPr>
              <w:t>Road Speed Limit</w:t>
            </w:r>
          </w:p>
        </w:tc>
        <w:tc>
          <w:tcPr>
            <w:tcW w:w="2880" w:type="dxa"/>
          </w:tcPr>
          <w:p w14:paraId="1278D2BD" w14:textId="77777777" w:rsidR="009F57AD" w:rsidRDefault="00000000">
            <w:r>
              <w:rPr>
                <w:sz w:val="18"/>
              </w:rPr>
              <w:t>NA; 30 km/h; 40 km/h; 50 km/h; 60 km/h; 70 km/h; 80 km/h; 90 km/h</w:t>
            </w:r>
          </w:p>
        </w:tc>
        <w:tc>
          <w:tcPr>
            <w:tcW w:w="2880" w:type="dxa"/>
          </w:tcPr>
          <w:p w14:paraId="40395C6D" w14:textId="77777777" w:rsidR="009F57AD" w:rsidRDefault="00000000">
            <w:r>
              <w:rPr>
                <w:sz w:val="18"/>
              </w:rPr>
              <w:t>—</w:t>
            </w:r>
          </w:p>
        </w:tc>
      </w:tr>
      <w:tr w:rsidR="009F57AD" w14:paraId="59EAEEE6" w14:textId="77777777">
        <w:tc>
          <w:tcPr>
            <w:tcW w:w="2880" w:type="dxa"/>
          </w:tcPr>
          <w:p w14:paraId="335E54A5" w14:textId="77777777" w:rsidR="009F57AD" w:rsidRDefault="00000000">
            <w:r>
              <w:rPr>
                <w:sz w:val="18"/>
              </w:rPr>
              <w:t>Overall Risk Level Band</w:t>
            </w:r>
          </w:p>
        </w:tc>
        <w:tc>
          <w:tcPr>
            <w:tcW w:w="2880" w:type="dxa"/>
          </w:tcPr>
          <w:p w14:paraId="44E20E31" w14:textId="77777777" w:rsidR="009F57AD" w:rsidRDefault="00000000">
            <w:r>
              <w:rPr>
                <w:sz w:val="18"/>
              </w:rPr>
              <w:t>1 (Low); 2 (Medium); 3 (High); 4 (Extreme)</w:t>
            </w:r>
          </w:p>
        </w:tc>
        <w:tc>
          <w:tcPr>
            <w:tcW w:w="2880" w:type="dxa"/>
          </w:tcPr>
          <w:p w14:paraId="2F4735E2" w14:textId="77777777" w:rsidR="009F57AD" w:rsidRDefault="00000000">
            <w:r>
              <w:rPr>
                <w:sz w:val="18"/>
              </w:rPr>
              <w:t>—</w:t>
            </w:r>
          </w:p>
        </w:tc>
      </w:tr>
    </w:tbl>
    <w:p w14:paraId="24DBD88E" w14:textId="77777777" w:rsidR="009F57AD" w:rsidRDefault="009F57AD"/>
    <w:p w14:paraId="210F81C0" w14:textId="77777777" w:rsidR="009F57AD" w:rsidRDefault="00000000">
      <w:pPr>
        <w:pStyle w:val="Heading4"/>
      </w:pPr>
      <w:r>
        <w:t>4.3.2 Finer Filtering — Sub-category Options</w:t>
      </w:r>
    </w:p>
    <w:p w14:paraId="6AF16522" w14:textId="77777777" w:rsidR="009F57AD" w:rsidRDefault="00000000">
      <w:r>
        <w:t xml:space="preserve">Selecting a top-level filter value for any attribute marked </w:t>
      </w:r>
      <w:r>
        <w:rPr>
          <w:b/>
        </w:rPr>
        <w:t>❖</w:t>
      </w:r>
      <w:r>
        <w:t xml:space="preserve"> reveals a secondary sub-category dropdown. Each sub-category is shown with a distinct colour on the map.</w:t>
      </w:r>
    </w:p>
    <w:tbl>
      <w:tblPr>
        <w:tblStyle w:val="TableGrid"/>
        <w:tblW w:w="0" w:type="auto"/>
        <w:tblLook w:val="04A0" w:firstRow="1" w:lastRow="0" w:firstColumn="1" w:lastColumn="0" w:noHBand="0" w:noVBand="1"/>
      </w:tblPr>
      <w:tblGrid>
        <w:gridCol w:w="2877"/>
        <w:gridCol w:w="2876"/>
        <w:gridCol w:w="2877"/>
      </w:tblGrid>
      <w:tr w:rsidR="009F57AD" w14:paraId="729ADE5E" w14:textId="77777777">
        <w:tc>
          <w:tcPr>
            <w:tcW w:w="2880" w:type="dxa"/>
            <w:shd w:val="clear" w:color="auto" w:fill="EDF2F7"/>
          </w:tcPr>
          <w:p w14:paraId="49C1C702" w14:textId="77777777" w:rsidR="009F57AD" w:rsidRDefault="00000000">
            <w:r>
              <w:rPr>
                <w:b/>
                <w:sz w:val="18"/>
              </w:rPr>
              <w:t>Attribute</w:t>
            </w:r>
          </w:p>
        </w:tc>
        <w:tc>
          <w:tcPr>
            <w:tcW w:w="2880" w:type="dxa"/>
            <w:shd w:val="clear" w:color="auto" w:fill="EDF2F7"/>
          </w:tcPr>
          <w:p w14:paraId="29FC62BB" w14:textId="77777777" w:rsidR="009F57AD" w:rsidRDefault="00000000">
            <w:r>
              <w:rPr>
                <w:b/>
                <w:sz w:val="18"/>
              </w:rPr>
              <w:t>Trigger Value</w:t>
            </w:r>
          </w:p>
        </w:tc>
        <w:tc>
          <w:tcPr>
            <w:tcW w:w="2880" w:type="dxa"/>
            <w:shd w:val="clear" w:color="auto" w:fill="EDF2F7"/>
          </w:tcPr>
          <w:p w14:paraId="526472F4" w14:textId="77777777" w:rsidR="009F57AD" w:rsidRDefault="00000000">
            <w:r>
              <w:rPr>
                <w:b/>
                <w:sz w:val="18"/>
              </w:rPr>
              <w:t>Sub-category Options</w:t>
            </w:r>
          </w:p>
        </w:tc>
      </w:tr>
      <w:tr w:rsidR="009F57AD" w14:paraId="189524C2" w14:textId="77777777">
        <w:tc>
          <w:tcPr>
            <w:tcW w:w="2880" w:type="dxa"/>
          </w:tcPr>
          <w:p w14:paraId="3A51B349" w14:textId="77777777" w:rsidR="009F57AD" w:rsidRDefault="00000000">
            <w:r>
              <w:rPr>
                <w:sz w:val="18"/>
              </w:rPr>
              <w:t>Facility Width per Direction</w:t>
            </w:r>
          </w:p>
        </w:tc>
        <w:tc>
          <w:tcPr>
            <w:tcW w:w="2880" w:type="dxa"/>
          </w:tcPr>
          <w:p w14:paraId="6B57CA2A" w14:textId="77777777" w:rsidR="009F57AD" w:rsidRDefault="00000000">
            <w:r>
              <w:rPr>
                <w:sz w:val="18"/>
              </w:rPr>
              <w:t>Very Narrow</w:t>
            </w:r>
          </w:p>
        </w:tc>
        <w:tc>
          <w:tcPr>
            <w:tcW w:w="2880" w:type="dxa"/>
          </w:tcPr>
          <w:p w14:paraId="21F39483" w14:textId="77777777" w:rsidR="009F57AD" w:rsidRDefault="00000000">
            <w:r>
              <w:rPr>
                <w:sz w:val="18"/>
              </w:rPr>
              <w:t>≤1.5 m; &gt;1.5–1.8 m; &gt;1.8–&lt;2 m</w:t>
            </w:r>
          </w:p>
        </w:tc>
      </w:tr>
      <w:tr w:rsidR="009F57AD" w14:paraId="7BC6DA23" w14:textId="77777777">
        <w:tc>
          <w:tcPr>
            <w:tcW w:w="2880" w:type="dxa"/>
          </w:tcPr>
          <w:p w14:paraId="2CAFDEAD" w14:textId="77777777" w:rsidR="009F57AD" w:rsidRDefault="00000000">
            <w:r>
              <w:rPr>
                <w:sz w:val="18"/>
              </w:rPr>
              <w:t>Facility Width per Direction</w:t>
            </w:r>
          </w:p>
        </w:tc>
        <w:tc>
          <w:tcPr>
            <w:tcW w:w="2880" w:type="dxa"/>
          </w:tcPr>
          <w:p w14:paraId="71FE4F2A" w14:textId="77777777" w:rsidR="009F57AD" w:rsidRDefault="00000000">
            <w:r>
              <w:rPr>
                <w:sz w:val="18"/>
              </w:rPr>
              <w:t>Narrow</w:t>
            </w:r>
          </w:p>
        </w:tc>
        <w:tc>
          <w:tcPr>
            <w:tcW w:w="2880" w:type="dxa"/>
          </w:tcPr>
          <w:p w14:paraId="442FE090" w14:textId="77777777" w:rsidR="009F57AD" w:rsidRDefault="00000000">
            <w:r>
              <w:rPr>
                <w:sz w:val="18"/>
              </w:rPr>
              <w:t>2–&lt;3.5 m; 3.5–4 m</w:t>
            </w:r>
          </w:p>
        </w:tc>
      </w:tr>
      <w:tr w:rsidR="009F57AD" w14:paraId="2C07BC5C" w14:textId="77777777">
        <w:tc>
          <w:tcPr>
            <w:tcW w:w="2880" w:type="dxa"/>
          </w:tcPr>
          <w:p w14:paraId="16AB6B27" w14:textId="77777777" w:rsidR="009F57AD" w:rsidRDefault="00000000">
            <w:r>
              <w:rPr>
                <w:sz w:val="18"/>
              </w:rPr>
              <w:t>Facility Width per Direction</w:t>
            </w:r>
          </w:p>
        </w:tc>
        <w:tc>
          <w:tcPr>
            <w:tcW w:w="2880" w:type="dxa"/>
          </w:tcPr>
          <w:p w14:paraId="493A6327" w14:textId="77777777" w:rsidR="009F57AD" w:rsidRDefault="00000000">
            <w:r>
              <w:rPr>
                <w:sz w:val="18"/>
              </w:rPr>
              <w:t>Wide</w:t>
            </w:r>
          </w:p>
        </w:tc>
        <w:tc>
          <w:tcPr>
            <w:tcW w:w="2880" w:type="dxa"/>
          </w:tcPr>
          <w:p w14:paraId="5FFA9A8B" w14:textId="77777777" w:rsidR="009F57AD" w:rsidRDefault="00000000">
            <w:r>
              <w:rPr>
                <w:sz w:val="18"/>
              </w:rPr>
              <w:t>&gt;4 m</w:t>
            </w:r>
          </w:p>
        </w:tc>
      </w:tr>
      <w:tr w:rsidR="009F57AD" w14:paraId="18CB7311" w14:textId="77777777">
        <w:tc>
          <w:tcPr>
            <w:tcW w:w="2880" w:type="dxa"/>
          </w:tcPr>
          <w:p w14:paraId="3FD1E48C" w14:textId="77777777" w:rsidR="009F57AD" w:rsidRDefault="00000000">
            <w:r>
              <w:rPr>
                <w:sz w:val="18"/>
              </w:rPr>
              <w:t>Curvature</w:t>
            </w:r>
          </w:p>
        </w:tc>
        <w:tc>
          <w:tcPr>
            <w:tcW w:w="2880" w:type="dxa"/>
          </w:tcPr>
          <w:p w14:paraId="7239A181" w14:textId="77777777" w:rsidR="009F57AD" w:rsidRDefault="00000000">
            <w:r>
              <w:rPr>
                <w:sz w:val="18"/>
              </w:rPr>
              <w:t>Sharp Turn Present</w:t>
            </w:r>
          </w:p>
        </w:tc>
        <w:tc>
          <w:tcPr>
            <w:tcW w:w="2880" w:type="dxa"/>
          </w:tcPr>
          <w:p w14:paraId="27F5B91E" w14:textId="77777777" w:rsidR="009F57AD" w:rsidRDefault="00000000">
            <w:r>
              <w:rPr>
                <w:sz w:val="18"/>
              </w:rPr>
              <w:t>&lt;6.5 m (footpath threshold); 6.5–&lt;10 m; Path Junction</w:t>
            </w:r>
          </w:p>
        </w:tc>
      </w:tr>
      <w:tr w:rsidR="009F57AD" w14:paraId="5AFE91A3" w14:textId="77777777">
        <w:tc>
          <w:tcPr>
            <w:tcW w:w="2880" w:type="dxa"/>
          </w:tcPr>
          <w:p w14:paraId="500A0B5F" w14:textId="77777777" w:rsidR="009F57AD" w:rsidRDefault="00000000">
            <w:r>
              <w:rPr>
                <w:sz w:val="18"/>
              </w:rPr>
              <w:t>Curvature</w:t>
            </w:r>
          </w:p>
        </w:tc>
        <w:tc>
          <w:tcPr>
            <w:tcW w:w="2880" w:type="dxa"/>
          </w:tcPr>
          <w:p w14:paraId="2C631E32" w14:textId="77777777" w:rsidR="009F57AD" w:rsidRDefault="00000000">
            <w:r>
              <w:rPr>
                <w:sz w:val="18"/>
              </w:rPr>
              <w:t>No Sharp Turn Present</w:t>
            </w:r>
          </w:p>
        </w:tc>
        <w:tc>
          <w:tcPr>
            <w:tcW w:w="2880" w:type="dxa"/>
          </w:tcPr>
          <w:p w14:paraId="718A201B" w14:textId="77777777" w:rsidR="009F57AD" w:rsidRDefault="00000000">
            <w:r>
              <w:rPr>
                <w:sz w:val="18"/>
              </w:rPr>
              <w:t>10–18 m; &gt;18 m (cycling path threshold ≥18 m)</w:t>
            </w:r>
          </w:p>
        </w:tc>
      </w:tr>
      <w:tr w:rsidR="009F57AD" w14:paraId="117DE035" w14:textId="77777777">
        <w:tc>
          <w:tcPr>
            <w:tcW w:w="2880" w:type="dxa"/>
          </w:tcPr>
          <w:p w14:paraId="7325EE5B" w14:textId="77777777" w:rsidR="009F57AD" w:rsidRDefault="00000000">
            <w:r>
              <w:rPr>
                <w:sz w:val="18"/>
              </w:rPr>
              <w:lastRenderedPageBreak/>
              <w:t>Fixed Obstacle on Facility</w:t>
            </w:r>
          </w:p>
        </w:tc>
        <w:tc>
          <w:tcPr>
            <w:tcW w:w="2880" w:type="dxa"/>
          </w:tcPr>
          <w:p w14:paraId="11361897" w14:textId="77777777" w:rsidR="009F57AD" w:rsidRDefault="00000000">
            <w:r>
              <w:rPr>
                <w:sz w:val="18"/>
              </w:rPr>
              <w:t>Present</w:t>
            </w:r>
          </w:p>
        </w:tc>
        <w:tc>
          <w:tcPr>
            <w:tcW w:w="2880" w:type="dxa"/>
          </w:tcPr>
          <w:p w14:paraId="635A1253" w14:textId="77777777" w:rsidR="009F57AD" w:rsidRDefault="00000000">
            <w:r>
              <w:rPr>
                <w:sz w:val="18"/>
              </w:rPr>
              <w:t>Lamp Post; Traffic Light; Pillar; Bollards; Fence; Vegetation; Others</w:t>
            </w:r>
          </w:p>
        </w:tc>
      </w:tr>
      <w:tr w:rsidR="009F57AD" w14:paraId="0F82B437" w14:textId="77777777">
        <w:tc>
          <w:tcPr>
            <w:tcW w:w="2880" w:type="dxa"/>
          </w:tcPr>
          <w:p w14:paraId="250F13DE" w14:textId="77777777" w:rsidR="009F57AD" w:rsidRDefault="00000000">
            <w:r>
              <w:rPr>
                <w:sz w:val="18"/>
              </w:rPr>
              <w:t>Non-Fixed Obstacle on Facility</w:t>
            </w:r>
          </w:p>
        </w:tc>
        <w:tc>
          <w:tcPr>
            <w:tcW w:w="2880" w:type="dxa"/>
          </w:tcPr>
          <w:p w14:paraId="4E79F17B" w14:textId="77777777" w:rsidR="009F57AD" w:rsidRDefault="00000000">
            <w:r>
              <w:rPr>
                <w:sz w:val="18"/>
              </w:rPr>
              <w:t>Present</w:t>
            </w:r>
          </w:p>
        </w:tc>
        <w:tc>
          <w:tcPr>
            <w:tcW w:w="2880" w:type="dxa"/>
          </w:tcPr>
          <w:p w14:paraId="3731E09D" w14:textId="77777777" w:rsidR="009F57AD" w:rsidRDefault="00000000">
            <w:r>
              <w:rPr>
                <w:sz w:val="18"/>
              </w:rPr>
              <w:t>Barrier; Bins; Bicycle; Cone; Others</w:t>
            </w:r>
          </w:p>
        </w:tc>
      </w:tr>
      <w:tr w:rsidR="009F57AD" w14:paraId="117FB837" w14:textId="77777777">
        <w:tc>
          <w:tcPr>
            <w:tcW w:w="2880" w:type="dxa"/>
          </w:tcPr>
          <w:p w14:paraId="244858E8" w14:textId="77777777" w:rsidR="009F57AD" w:rsidRDefault="00000000">
            <w:r>
              <w:rPr>
                <w:sz w:val="18"/>
              </w:rPr>
              <w:t>Delineation</w:t>
            </w:r>
          </w:p>
        </w:tc>
        <w:tc>
          <w:tcPr>
            <w:tcW w:w="2880" w:type="dxa"/>
          </w:tcPr>
          <w:p w14:paraId="0687753B" w14:textId="77777777" w:rsidR="009F57AD" w:rsidRDefault="00000000">
            <w:r>
              <w:rPr>
                <w:sz w:val="18"/>
              </w:rPr>
              <w:t>Present</w:t>
            </w:r>
          </w:p>
        </w:tc>
        <w:tc>
          <w:tcPr>
            <w:tcW w:w="2880" w:type="dxa"/>
          </w:tcPr>
          <w:p w14:paraId="15A90DB6" w14:textId="77777777" w:rsidR="009F57AD" w:rsidRDefault="00000000">
            <w:r>
              <w:rPr>
                <w:sz w:val="18"/>
              </w:rPr>
              <w:t>Cycling Path; Red Stripe; Signalised Crossing; Traffic Crossing; Zebra Crossing</w:t>
            </w:r>
          </w:p>
        </w:tc>
      </w:tr>
      <w:tr w:rsidR="009F57AD" w14:paraId="1A8F5D78" w14:textId="77777777">
        <w:tc>
          <w:tcPr>
            <w:tcW w:w="2880" w:type="dxa"/>
          </w:tcPr>
          <w:p w14:paraId="6BCAD930" w14:textId="77777777" w:rsidR="009F57AD" w:rsidRDefault="00000000">
            <w:r>
              <w:rPr>
                <w:sz w:val="18"/>
              </w:rPr>
              <w:t>Delineation</w:t>
            </w:r>
          </w:p>
        </w:tc>
        <w:tc>
          <w:tcPr>
            <w:tcW w:w="2880" w:type="dxa"/>
          </w:tcPr>
          <w:p w14:paraId="5FFB0404" w14:textId="77777777" w:rsidR="009F57AD" w:rsidRDefault="00000000">
            <w:r>
              <w:rPr>
                <w:sz w:val="18"/>
              </w:rPr>
              <w:t>Not Present</w:t>
            </w:r>
          </w:p>
        </w:tc>
        <w:tc>
          <w:tcPr>
            <w:tcW w:w="2880" w:type="dxa"/>
          </w:tcPr>
          <w:p w14:paraId="3BD5F7C7" w14:textId="77777777" w:rsidR="009F57AD" w:rsidRDefault="00000000">
            <w:r>
              <w:rPr>
                <w:sz w:val="18"/>
              </w:rPr>
              <w:t>Faded Marking</w:t>
            </w:r>
          </w:p>
        </w:tc>
      </w:tr>
      <w:tr w:rsidR="009F57AD" w14:paraId="5019A8DB" w14:textId="77777777">
        <w:tc>
          <w:tcPr>
            <w:tcW w:w="2880" w:type="dxa"/>
          </w:tcPr>
          <w:p w14:paraId="090185B6" w14:textId="77777777" w:rsidR="009F57AD" w:rsidRDefault="00000000">
            <w:r>
              <w:rPr>
                <w:sz w:val="18"/>
              </w:rPr>
              <w:t>Crossing Facility</w:t>
            </w:r>
          </w:p>
        </w:tc>
        <w:tc>
          <w:tcPr>
            <w:tcW w:w="2880" w:type="dxa"/>
          </w:tcPr>
          <w:p w14:paraId="1A7344AD" w14:textId="77777777" w:rsidR="009F57AD" w:rsidRDefault="00000000">
            <w:r>
              <w:rPr>
                <w:sz w:val="18"/>
              </w:rPr>
              <w:t>Present</w:t>
            </w:r>
          </w:p>
        </w:tc>
        <w:tc>
          <w:tcPr>
            <w:tcW w:w="2880" w:type="dxa"/>
          </w:tcPr>
          <w:p w14:paraId="531E651B" w14:textId="77777777" w:rsidR="009F57AD" w:rsidRDefault="00000000">
            <w:r>
              <w:rPr>
                <w:sz w:val="18"/>
              </w:rPr>
              <w:t>Zebra Crossing; Signalised PC; Bicycle Crossing; Unsignalised Junction; Development Access</w:t>
            </w:r>
          </w:p>
        </w:tc>
      </w:tr>
      <w:tr w:rsidR="009F57AD" w14:paraId="534184F6" w14:textId="77777777">
        <w:tc>
          <w:tcPr>
            <w:tcW w:w="2880" w:type="dxa"/>
          </w:tcPr>
          <w:p w14:paraId="036FB08E" w14:textId="77777777" w:rsidR="009F57AD" w:rsidRDefault="00000000">
            <w:r>
              <w:rPr>
                <w:sz w:val="18"/>
              </w:rPr>
              <w:t>Major Surface Deformation or Drain Opening</w:t>
            </w:r>
          </w:p>
        </w:tc>
        <w:tc>
          <w:tcPr>
            <w:tcW w:w="2880" w:type="dxa"/>
          </w:tcPr>
          <w:p w14:paraId="6ED4E6A3" w14:textId="77777777" w:rsidR="009F57AD" w:rsidRDefault="00000000">
            <w:r>
              <w:rPr>
                <w:sz w:val="18"/>
              </w:rPr>
              <w:t>Present</w:t>
            </w:r>
          </w:p>
        </w:tc>
        <w:tc>
          <w:tcPr>
            <w:tcW w:w="2880" w:type="dxa"/>
          </w:tcPr>
          <w:p w14:paraId="78A0FE1D" w14:textId="77777777" w:rsidR="009F57AD" w:rsidRDefault="00000000">
            <w:r>
              <w:rPr>
                <w:sz w:val="18"/>
              </w:rPr>
              <w:t>Footpath crack; Footpath uneven; Footpath Uneven IMU</w:t>
            </w:r>
          </w:p>
        </w:tc>
      </w:tr>
    </w:tbl>
    <w:p w14:paraId="1396B6E6" w14:textId="77777777" w:rsidR="009F57AD" w:rsidRDefault="009F57AD"/>
    <w:p w14:paraId="17F34DC1" w14:textId="77777777" w:rsidR="009F57AD" w:rsidRDefault="00000000">
      <w:r>
        <w:rPr>
          <w:b/>
        </w:rPr>
        <w:t>How to use finer filtering:</w:t>
      </w:r>
    </w:p>
    <w:p w14:paraId="6BFAA16E" w14:textId="77777777" w:rsidR="009F57AD" w:rsidRDefault="00000000">
      <w:pPr>
        <w:pStyle w:val="ListNumber"/>
      </w:pPr>
      <w:r>
        <w:t xml:space="preserve">In the Filter panel, select an attribute that supports finer filtering (marked </w:t>
      </w:r>
      <w:r>
        <w:rPr>
          <w:b/>
        </w:rPr>
        <w:t>❖</w:t>
      </w:r>
      <w:r>
        <w:t>).</w:t>
      </w:r>
    </w:p>
    <w:p w14:paraId="090FDB45" w14:textId="77777777" w:rsidR="009F57AD" w:rsidRDefault="00000000">
      <w:pPr>
        <w:pStyle w:val="ListNumber"/>
      </w:pPr>
      <w:r>
        <w:t>Choose a top-level value (e.g. *Present* for Fixed Obstacle on Facility).</w:t>
      </w:r>
    </w:p>
    <w:p w14:paraId="405BA588" w14:textId="77777777" w:rsidR="009F57AD" w:rsidRDefault="00000000">
      <w:pPr>
        <w:pStyle w:val="ListNumber"/>
      </w:pPr>
      <w:r>
        <w:t>A second dropdown appears — select the specific sub-type you want to highlight.</w:t>
      </w:r>
    </w:p>
    <w:p w14:paraId="16EA267B" w14:textId="77777777" w:rsidR="009F57AD" w:rsidRDefault="00000000">
      <w:pPr>
        <w:pStyle w:val="ListNumber"/>
      </w:pPr>
      <w:r>
        <w:t>The map immediately updates to colour only segments matching that sub-type.</w:t>
      </w:r>
    </w:p>
    <w:p w14:paraId="2FD2E885" w14:textId="77777777" w:rsidR="009F57AD" w:rsidRDefault="00000000">
      <w:pPr>
        <w:pStyle w:val="ListNumber"/>
      </w:pPr>
      <w:r>
        <w:t xml:space="preserve">To adjust or clear the sub-filter, click the </w:t>
      </w:r>
      <w:r>
        <w:rPr>
          <w:b/>
        </w:rPr>
        <w:t>×</w:t>
      </w:r>
      <w:r>
        <w:t xml:space="preserve"> on the active sub-category chip, or change the top-level value.</w:t>
      </w:r>
    </w:p>
    <w:p w14:paraId="492EF3C2" w14:textId="77777777" w:rsidR="009F57AD" w:rsidRDefault="00000000">
      <w:pPr>
        <w:pBdr>
          <w:left w:val="single" w:sz="12" w:space="4" w:color="3182CE"/>
        </w:pBdr>
        <w:spacing w:before="80" w:after="80"/>
        <w:ind w:left="504"/>
      </w:pPr>
      <w:r>
        <w:rPr>
          <w:i/>
          <w:color w:val="4A5568"/>
        </w:rPr>
        <w:t>**If the finer filtering colours are not appearing correctly on the map**, it is likely because the source attribute was coded incorrectly for some segments. To fix this:</w:t>
      </w:r>
    </w:p>
    <w:p w14:paraId="294A3138" w14:textId="77777777" w:rsidR="009F57AD" w:rsidRDefault="009F57AD">
      <w:pPr>
        <w:pBdr>
          <w:left w:val="single" w:sz="12" w:space="4" w:color="3182CE"/>
        </w:pBdr>
        <w:spacing w:before="80" w:after="80"/>
        <w:ind w:left="504"/>
      </w:pPr>
    </w:p>
    <w:p w14:paraId="1E4EFFB9" w14:textId="77777777" w:rsidR="009F57AD" w:rsidRDefault="00000000">
      <w:pPr>
        <w:pBdr>
          <w:left w:val="single" w:sz="12" w:space="4" w:color="3182CE"/>
        </w:pBdr>
        <w:spacing w:before="80" w:after="80"/>
        <w:ind w:left="504"/>
      </w:pPr>
      <w:r>
        <w:rPr>
          <w:i/>
          <w:color w:val="4A5568"/>
        </w:rPr>
        <w:t>1. Click the affected segment on the map to open it in the Coding page.</w:t>
      </w:r>
    </w:p>
    <w:p w14:paraId="57B50F88" w14:textId="77777777" w:rsidR="009F57AD" w:rsidRDefault="00000000">
      <w:pPr>
        <w:pBdr>
          <w:left w:val="single" w:sz="12" w:space="4" w:color="3182CE"/>
        </w:pBdr>
        <w:spacing w:before="80" w:after="80"/>
        <w:ind w:left="504"/>
      </w:pPr>
      <w:r>
        <w:rPr>
          <w:i/>
          <w:color w:val="4A5568"/>
        </w:rPr>
        <w:t>2. Review and correct the attribute value (e.g. change the sub-type for Fixed Obstacle Type).</w:t>
      </w:r>
    </w:p>
    <w:p w14:paraId="5821BE81" w14:textId="77777777" w:rsidR="009F57AD" w:rsidRDefault="00000000">
      <w:pPr>
        <w:pBdr>
          <w:left w:val="single" w:sz="12" w:space="4" w:color="3182CE"/>
        </w:pBdr>
        <w:spacing w:before="80" w:after="80"/>
        <w:ind w:left="504"/>
      </w:pPr>
      <w:r>
        <w:rPr>
          <w:i/>
          <w:color w:val="4A5568"/>
        </w:rPr>
        <w:t>3. Save the segment, then click **Back to Analysis** to return.</w:t>
      </w:r>
    </w:p>
    <w:p w14:paraId="21963C7F" w14:textId="77777777" w:rsidR="009F57AD" w:rsidRDefault="00000000">
      <w:pPr>
        <w:pBdr>
          <w:left w:val="single" w:sz="12" w:space="4" w:color="3182CE"/>
        </w:pBdr>
        <w:spacing w:before="80" w:after="80"/>
        <w:ind w:left="504"/>
      </w:pPr>
      <w:r>
        <w:rPr>
          <w:i/>
          <w:color w:val="4A5568"/>
        </w:rPr>
        <w:t>4. Re-apply the filter — the updated colour will now be reflected on the map.</w:t>
      </w:r>
    </w:p>
    <w:p w14:paraId="1B9BA19D" w14:textId="77777777" w:rsidR="009F57AD" w:rsidRDefault="00000000">
      <w:pPr>
        <w:pStyle w:val="Heading3"/>
        <w:spacing w:before="160"/>
      </w:pPr>
      <w:r>
        <w:t>4.4 Export</w:t>
      </w:r>
    </w:p>
    <w:p w14:paraId="3C93D6D5" w14:textId="77777777" w:rsidR="009F57AD" w:rsidRDefault="00000000">
      <w:r>
        <w:t>The page supports three exports:</w:t>
      </w:r>
    </w:p>
    <w:tbl>
      <w:tblPr>
        <w:tblStyle w:val="TableGrid"/>
        <w:tblW w:w="0" w:type="auto"/>
        <w:tblLook w:val="04A0" w:firstRow="1" w:lastRow="0" w:firstColumn="1" w:lastColumn="0" w:noHBand="0" w:noVBand="1"/>
      </w:tblPr>
      <w:tblGrid>
        <w:gridCol w:w="2876"/>
        <w:gridCol w:w="2877"/>
        <w:gridCol w:w="2877"/>
      </w:tblGrid>
      <w:tr w:rsidR="009F57AD" w14:paraId="50427E09" w14:textId="77777777">
        <w:tc>
          <w:tcPr>
            <w:tcW w:w="2880" w:type="dxa"/>
            <w:shd w:val="clear" w:color="auto" w:fill="EDF2F7"/>
          </w:tcPr>
          <w:p w14:paraId="0EA57835" w14:textId="77777777" w:rsidR="009F57AD" w:rsidRDefault="00000000">
            <w:r>
              <w:rPr>
                <w:b/>
                <w:sz w:val="18"/>
              </w:rPr>
              <w:t>Export</w:t>
            </w:r>
          </w:p>
        </w:tc>
        <w:tc>
          <w:tcPr>
            <w:tcW w:w="2880" w:type="dxa"/>
            <w:shd w:val="clear" w:color="auto" w:fill="EDF2F7"/>
          </w:tcPr>
          <w:p w14:paraId="7D014006" w14:textId="77777777" w:rsidR="009F57AD" w:rsidRDefault="00000000">
            <w:r>
              <w:rPr>
                <w:b/>
                <w:sz w:val="18"/>
              </w:rPr>
              <w:t>Format</w:t>
            </w:r>
          </w:p>
        </w:tc>
        <w:tc>
          <w:tcPr>
            <w:tcW w:w="2880" w:type="dxa"/>
            <w:shd w:val="clear" w:color="auto" w:fill="EDF2F7"/>
          </w:tcPr>
          <w:p w14:paraId="34021DEB" w14:textId="77777777" w:rsidR="009F57AD" w:rsidRDefault="00000000">
            <w:r>
              <w:rPr>
                <w:b/>
                <w:sz w:val="18"/>
              </w:rPr>
              <w:t>Contents</w:t>
            </w:r>
          </w:p>
        </w:tc>
      </w:tr>
      <w:tr w:rsidR="009F57AD" w14:paraId="28439C0B" w14:textId="77777777">
        <w:tc>
          <w:tcPr>
            <w:tcW w:w="2880" w:type="dxa"/>
          </w:tcPr>
          <w:p w14:paraId="21EA0BEB" w14:textId="77777777" w:rsidR="009F57AD" w:rsidRDefault="00000000">
            <w:r>
              <w:rPr>
                <w:b/>
                <w:sz w:val="18"/>
              </w:rPr>
              <w:t>Download Table</w:t>
            </w:r>
          </w:p>
        </w:tc>
        <w:tc>
          <w:tcPr>
            <w:tcW w:w="2880" w:type="dxa"/>
          </w:tcPr>
          <w:p w14:paraId="2AD7F862" w14:textId="77777777" w:rsidR="009F57AD" w:rsidRDefault="00000000">
            <w:r>
              <w:rPr>
                <w:sz w:val="18"/>
              </w:rPr>
              <w:t>CSV</w:t>
            </w:r>
          </w:p>
        </w:tc>
        <w:tc>
          <w:tcPr>
            <w:tcW w:w="2880" w:type="dxa"/>
          </w:tcPr>
          <w:p w14:paraId="3A60A26A" w14:textId="77777777" w:rsidR="009F57AD" w:rsidRDefault="00000000">
            <w:r>
              <w:rPr>
                <w:sz w:val="18"/>
              </w:rPr>
              <w:t>All currently filtered segment rows</w:t>
            </w:r>
          </w:p>
        </w:tc>
      </w:tr>
      <w:tr w:rsidR="009F57AD" w14:paraId="785FCC66" w14:textId="77777777">
        <w:tc>
          <w:tcPr>
            <w:tcW w:w="2880" w:type="dxa"/>
          </w:tcPr>
          <w:p w14:paraId="44C61C2D" w14:textId="77777777" w:rsidR="009F57AD" w:rsidRDefault="00000000">
            <w:r>
              <w:rPr>
                <w:b/>
                <w:sz w:val="18"/>
              </w:rPr>
              <w:t>Download Images</w:t>
            </w:r>
          </w:p>
        </w:tc>
        <w:tc>
          <w:tcPr>
            <w:tcW w:w="2880" w:type="dxa"/>
          </w:tcPr>
          <w:p w14:paraId="7F33BD71" w14:textId="77777777" w:rsidR="009F57AD" w:rsidRDefault="00000000">
            <w:r>
              <w:rPr>
                <w:sz w:val="18"/>
              </w:rPr>
              <w:t>ZIP</w:t>
            </w:r>
          </w:p>
        </w:tc>
        <w:tc>
          <w:tcPr>
            <w:tcW w:w="2880" w:type="dxa"/>
          </w:tcPr>
          <w:p w14:paraId="7EF782BF" w14:textId="77777777" w:rsidR="009F57AD" w:rsidRDefault="00000000">
            <w:r>
              <w:rPr>
                <w:sz w:val="18"/>
              </w:rPr>
              <w:t>All images for the currently filtered segments</w:t>
            </w:r>
          </w:p>
        </w:tc>
      </w:tr>
      <w:tr w:rsidR="009F57AD" w14:paraId="007F5D21" w14:textId="77777777">
        <w:tc>
          <w:tcPr>
            <w:tcW w:w="2880" w:type="dxa"/>
          </w:tcPr>
          <w:p w14:paraId="0E315E5E" w14:textId="77777777" w:rsidR="009F57AD" w:rsidRDefault="00000000">
            <w:r>
              <w:rPr>
                <w:b/>
                <w:sz w:val="18"/>
              </w:rPr>
              <w:t>Download Shapefile</w:t>
            </w:r>
          </w:p>
        </w:tc>
        <w:tc>
          <w:tcPr>
            <w:tcW w:w="2880" w:type="dxa"/>
          </w:tcPr>
          <w:p w14:paraId="16FDF2A0" w14:textId="77777777" w:rsidR="009F57AD" w:rsidRDefault="00000000">
            <w:r>
              <w:rPr>
                <w:sz w:val="18"/>
              </w:rPr>
              <w:t>ZIP (Shapefile)</w:t>
            </w:r>
          </w:p>
        </w:tc>
        <w:tc>
          <w:tcPr>
            <w:tcW w:w="2880" w:type="dxa"/>
          </w:tcPr>
          <w:p w14:paraId="275199A0" w14:textId="77777777" w:rsidR="009F57AD" w:rsidRDefault="00000000">
            <w:r>
              <w:rPr>
                <w:sz w:val="18"/>
              </w:rPr>
              <w:t>Filtered segments exported as point geometry with attributes</w:t>
            </w:r>
          </w:p>
        </w:tc>
      </w:tr>
    </w:tbl>
    <w:p w14:paraId="312471D6" w14:textId="77777777" w:rsidR="009F57AD" w:rsidRDefault="009F57AD"/>
    <w:p w14:paraId="5E2FF715" w14:textId="77777777" w:rsidR="009F57AD" w:rsidRDefault="00000000">
      <w:r>
        <w:rPr>
          <w:b/>
        </w:rPr>
        <w:t>Download Shapefile</w:t>
      </w:r>
      <w:r>
        <w:t xml:space="preserve"> exports the currently visible filtered segments as a standard GIS shapefile package (</w:t>
      </w:r>
      <w:r>
        <w:rPr>
          <w:rFonts w:ascii="Courier New" w:hAnsi="Courier New"/>
          <w:color w:val="C53030"/>
          <w:sz w:val="18"/>
        </w:rPr>
        <w:t>.zip</w:t>
      </w:r>
      <w:r>
        <w:t xml:space="preserve">). The file is named </w:t>
      </w:r>
      <w:r>
        <w:rPr>
          <w:rFonts w:ascii="Courier New" w:hAnsi="Courier New"/>
          <w:color w:val="C53030"/>
          <w:sz w:val="18"/>
        </w:rPr>
        <w:t>shapefile_export_YYYY-MM-DD.zip</w:t>
      </w:r>
      <w:r>
        <w:t xml:space="preserve"> and can be opened in QGIS, ArcGIS, or any other GIS application. Only segments that have a valid image reference are included.</w:t>
      </w:r>
    </w:p>
    <w:p w14:paraId="7126CBE3" w14:textId="77777777" w:rsidR="009F57AD" w:rsidRDefault="00000000">
      <w:pPr>
        <w:pStyle w:val="Heading3"/>
        <w:spacing w:before="160"/>
      </w:pPr>
      <w:r>
        <w:lastRenderedPageBreak/>
        <w:t>4.5 Session Continuity</w:t>
      </w:r>
    </w:p>
    <w:p w14:paraId="7868B128" w14:textId="77777777" w:rsidR="009F57AD" w:rsidRDefault="00000000">
      <w:r>
        <w:t>Your selections and filters are kept for the browser session, so navigating away (e.g. to edit a segment in Coding) and returning does not immediately clear the analysis setup.</w:t>
      </w:r>
    </w:p>
    <w:p w14:paraId="636148BC" w14:textId="77777777" w:rsidR="009F57AD" w:rsidRDefault="009F57AD">
      <w:pPr>
        <w:pBdr>
          <w:bottom w:val="single" w:sz="6" w:space="1" w:color="CCCCCC"/>
        </w:pBdr>
        <w:spacing w:after="0"/>
      </w:pPr>
    </w:p>
    <w:p w14:paraId="26304238" w14:textId="77777777" w:rsidR="009F57AD" w:rsidRDefault="00000000">
      <w:pPr>
        <w:pStyle w:val="Heading3"/>
        <w:spacing w:before="160"/>
      </w:pPr>
      <w:r>
        <w:t>4.6 Finer Filtering Reference</w:t>
      </w:r>
    </w:p>
    <w:p w14:paraId="246923BB" w14:textId="77777777" w:rsidR="009F57AD" w:rsidRDefault="00000000">
      <w:r>
        <w:t xml:space="preserve">Finer filtering lets you narrow a segment filter down to a specific </w:t>
      </w:r>
      <w:r>
        <w:rPr>
          <w:b/>
        </w:rPr>
        <w:t>sub-type</w:t>
      </w:r>
      <w:r>
        <w:t xml:space="preserve"> within a parent category. When an attribute supports it, selecting a top-level value reveals a second dropdown — and the map immediately updates to colour only the segments that match your exact sub-type.</w:t>
      </w:r>
    </w:p>
    <w:p w14:paraId="708C780D" w14:textId="77777777" w:rsidR="009F57AD" w:rsidRDefault="00000000">
      <w:r>
        <w:t xml:space="preserve">Attributes that support finer filtering are marked </w:t>
      </w:r>
      <w:r>
        <w:rPr>
          <w:b/>
        </w:rPr>
        <w:t>❖</w:t>
      </w:r>
      <w:r>
        <w:t xml:space="preserve"> in the filter panel.</w:t>
      </w:r>
    </w:p>
    <w:p w14:paraId="57E670A0" w14:textId="77777777" w:rsidR="009F57AD" w:rsidRDefault="00000000">
      <w:pPr>
        <w:pStyle w:val="Heading4"/>
      </w:pPr>
      <w:r>
        <w:t>Which Attributes Support Finer Filtering</w:t>
      </w:r>
    </w:p>
    <w:tbl>
      <w:tblPr>
        <w:tblStyle w:val="TableGrid"/>
        <w:tblW w:w="0" w:type="auto"/>
        <w:tblLook w:val="04A0" w:firstRow="1" w:lastRow="0" w:firstColumn="1" w:lastColumn="0" w:noHBand="0" w:noVBand="1"/>
      </w:tblPr>
      <w:tblGrid>
        <w:gridCol w:w="2877"/>
        <w:gridCol w:w="2876"/>
        <w:gridCol w:w="2877"/>
      </w:tblGrid>
      <w:tr w:rsidR="009F57AD" w14:paraId="1B09CAAC" w14:textId="77777777">
        <w:tc>
          <w:tcPr>
            <w:tcW w:w="2880" w:type="dxa"/>
            <w:shd w:val="clear" w:color="auto" w:fill="EDF2F7"/>
          </w:tcPr>
          <w:p w14:paraId="3E7B852A" w14:textId="77777777" w:rsidR="009F57AD" w:rsidRDefault="00000000">
            <w:r>
              <w:rPr>
                <w:b/>
                <w:sz w:val="18"/>
              </w:rPr>
              <w:t>Attribute</w:t>
            </w:r>
          </w:p>
        </w:tc>
        <w:tc>
          <w:tcPr>
            <w:tcW w:w="2880" w:type="dxa"/>
            <w:shd w:val="clear" w:color="auto" w:fill="EDF2F7"/>
          </w:tcPr>
          <w:p w14:paraId="23B06A56" w14:textId="77777777" w:rsidR="009F57AD" w:rsidRDefault="00000000">
            <w:r>
              <w:rPr>
                <w:b/>
                <w:sz w:val="18"/>
              </w:rPr>
              <w:t>Top-level Values</w:t>
            </w:r>
          </w:p>
        </w:tc>
        <w:tc>
          <w:tcPr>
            <w:tcW w:w="2880" w:type="dxa"/>
            <w:shd w:val="clear" w:color="auto" w:fill="EDF2F7"/>
          </w:tcPr>
          <w:p w14:paraId="41EC230F" w14:textId="77777777" w:rsidR="009F57AD" w:rsidRDefault="00000000">
            <w:r>
              <w:rPr>
                <w:b/>
                <w:sz w:val="18"/>
              </w:rPr>
              <w:t>Sub-category Count</w:t>
            </w:r>
          </w:p>
        </w:tc>
      </w:tr>
      <w:tr w:rsidR="009F57AD" w14:paraId="53460870" w14:textId="77777777">
        <w:tc>
          <w:tcPr>
            <w:tcW w:w="2880" w:type="dxa"/>
          </w:tcPr>
          <w:p w14:paraId="61B0E241" w14:textId="77777777" w:rsidR="009F57AD" w:rsidRDefault="00000000">
            <w:r>
              <w:rPr>
                <w:b/>
                <w:sz w:val="18"/>
              </w:rPr>
              <w:t>Facility Width per Direction</w:t>
            </w:r>
            <w:r>
              <w:rPr>
                <w:sz w:val="18"/>
              </w:rPr>
              <w:t xml:space="preserve"> ❖</w:t>
            </w:r>
          </w:p>
        </w:tc>
        <w:tc>
          <w:tcPr>
            <w:tcW w:w="2880" w:type="dxa"/>
          </w:tcPr>
          <w:p w14:paraId="59E4B32D" w14:textId="77777777" w:rsidR="009F57AD" w:rsidRDefault="00000000">
            <w:r>
              <w:rPr>
                <w:sz w:val="18"/>
              </w:rPr>
              <w:t>Very Narrow; Narrow; Wide</w:t>
            </w:r>
          </w:p>
        </w:tc>
        <w:tc>
          <w:tcPr>
            <w:tcW w:w="2880" w:type="dxa"/>
          </w:tcPr>
          <w:p w14:paraId="35BA9DD7" w14:textId="77777777" w:rsidR="009F57AD" w:rsidRDefault="00000000">
            <w:r>
              <w:rPr>
                <w:sz w:val="18"/>
              </w:rPr>
              <w:t>6 width ranges</w:t>
            </w:r>
          </w:p>
        </w:tc>
      </w:tr>
      <w:tr w:rsidR="009F57AD" w14:paraId="7377E020" w14:textId="77777777">
        <w:tc>
          <w:tcPr>
            <w:tcW w:w="2880" w:type="dxa"/>
          </w:tcPr>
          <w:p w14:paraId="40BE8788" w14:textId="77777777" w:rsidR="009F57AD" w:rsidRDefault="00000000">
            <w:r>
              <w:rPr>
                <w:b/>
                <w:sz w:val="18"/>
              </w:rPr>
              <w:t>Curvature</w:t>
            </w:r>
            <w:r>
              <w:rPr>
                <w:sz w:val="18"/>
              </w:rPr>
              <w:t xml:space="preserve"> ❖</w:t>
            </w:r>
          </w:p>
        </w:tc>
        <w:tc>
          <w:tcPr>
            <w:tcW w:w="2880" w:type="dxa"/>
          </w:tcPr>
          <w:p w14:paraId="686233E3" w14:textId="77777777" w:rsidR="009F57AD" w:rsidRDefault="00000000">
            <w:r>
              <w:rPr>
                <w:sz w:val="18"/>
              </w:rPr>
              <w:t>Sharp Turn Present; No Sharp Turn Present</w:t>
            </w:r>
          </w:p>
        </w:tc>
        <w:tc>
          <w:tcPr>
            <w:tcW w:w="2880" w:type="dxa"/>
          </w:tcPr>
          <w:p w14:paraId="1A6D703F" w14:textId="77777777" w:rsidR="009F57AD" w:rsidRDefault="00000000">
            <w:r>
              <w:rPr>
                <w:sz w:val="18"/>
              </w:rPr>
              <w:t>5 radius ranges</w:t>
            </w:r>
          </w:p>
        </w:tc>
      </w:tr>
      <w:tr w:rsidR="009F57AD" w14:paraId="0CA49873" w14:textId="77777777">
        <w:tc>
          <w:tcPr>
            <w:tcW w:w="2880" w:type="dxa"/>
          </w:tcPr>
          <w:p w14:paraId="58DE1127" w14:textId="77777777" w:rsidR="009F57AD" w:rsidRDefault="00000000">
            <w:r>
              <w:rPr>
                <w:b/>
                <w:sz w:val="18"/>
              </w:rPr>
              <w:t>Fixed Obstacle on Facility</w:t>
            </w:r>
            <w:r>
              <w:rPr>
                <w:sz w:val="18"/>
              </w:rPr>
              <w:t xml:space="preserve"> ❖</w:t>
            </w:r>
          </w:p>
        </w:tc>
        <w:tc>
          <w:tcPr>
            <w:tcW w:w="2880" w:type="dxa"/>
          </w:tcPr>
          <w:p w14:paraId="5A44E3CD" w14:textId="77777777" w:rsidR="009F57AD" w:rsidRDefault="00000000">
            <w:r>
              <w:rPr>
                <w:sz w:val="18"/>
              </w:rPr>
              <w:t>Present; Not Present</w:t>
            </w:r>
          </w:p>
        </w:tc>
        <w:tc>
          <w:tcPr>
            <w:tcW w:w="2880" w:type="dxa"/>
          </w:tcPr>
          <w:p w14:paraId="1FE41920" w14:textId="77777777" w:rsidR="009F57AD" w:rsidRDefault="00000000">
            <w:r>
              <w:rPr>
                <w:sz w:val="18"/>
              </w:rPr>
              <w:t>7 obstacle types</w:t>
            </w:r>
          </w:p>
        </w:tc>
      </w:tr>
      <w:tr w:rsidR="009F57AD" w14:paraId="2AF87954" w14:textId="77777777">
        <w:tc>
          <w:tcPr>
            <w:tcW w:w="2880" w:type="dxa"/>
          </w:tcPr>
          <w:p w14:paraId="2179339E" w14:textId="77777777" w:rsidR="009F57AD" w:rsidRDefault="00000000">
            <w:r>
              <w:rPr>
                <w:b/>
                <w:sz w:val="18"/>
              </w:rPr>
              <w:t>Non-Fixed Obstacle on Facility</w:t>
            </w:r>
            <w:r>
              <w:rPr>
                <w:sz w:val="18"/>
              </w:rPr>
              <w:t xml:space="preserve"> ❖</w:t>
            </w:r>
          </w:p>
        </w:tc>
        <w:tc>
          <w:tcPr>
            <w:tcW w:w="2880" w:type="dxa"/>
          </w:tcPr>
          <w:p w14:paraId="41BE04F2" w14:textId="77777777" w:rsidR="009F57AD" w:rsidRDefault="00000000">
            <w:r>
              <w:rPr>
                <w:sz w:val="18"/>
              </w:rPr>
              <w:t>Present; Not Present</w:t>
            </w:r>
          </w:p>
        </w:tc>
        <w:tc>
          <w:tcPr>
            <w:tcW w:w="2880" w:type="dxa"/>
          </w:tcPr>
          <w:p w14:paraId="31D09BDF" w14:textId="77777777" w:rsidR="009F57AD" w:rsidRDefault="00000000">
            <w:r>
              <w:rPr>
                <w:sz w:val="18"/>
              </w:rPr>
              <w:t>5 obstacle types</w:t>
            </w:r>
          </w:p>
        </w:tc>
      </w:tr>
      <w:tr w:rsidR="009F57AD" w14:paraId="6697E90C" w14:textId="77777777">
        <w:tc>
          <w:tcPr>
            <w:tcW w:w="2880" w:type="dxa"/>
          </w:tcPr>
          <w:p w14:paraId="195351A7" w14:textId="77777777" w:rsidR="009F57AD" w:rsidRDefault="00000000">
            <w:r>
              <w:rPr>
                <w:b/>
                <w:sz w:val="18"/>
              </w:rPr>
              <w:t>Delineation</w:t>
            </w:r>
            <w:r>
              <w:rPr>
                <w:sz w:val="18"/>
              </w:rPr>
              <w:t xml:space="preserve"> ❖</w:t>
            </w:r>
          </w:p>
        </w:tc>
        <w:tc>
          <w:tcPr>
            <w:tcW w:w="2880" w:type="dxa"/>
          </w:tcPr>
          <w:p w14:paraId="2C7027BF" w14:textId="77777777" w:rsidR="009F57AD" w:rsidRDefault="00000000">
            <w:r>
              <w:rPr>
                <w:sz w:val="18"/>
              </w:rPr>
              <w:t>Present; Not Present</w:t>
            </w:r>
          </w:p>
        </w:tc>
        <w:tc>
          <w:tcPr>
            <w:tcW w:w="2880" w:type="dxa"/>
          </w:tcPr>
          <w:p w14:paraId="65B18714" w14:textId="77777777" w:rsidR="009F57AD" w:rsidRDefault="00000000">
            <w:r>
              <w:rPr>
                <w:sz w:val="18"/>
              </w:rPr>
              <w:t>5 delineation types when Present; 1 type when Not Present</w:t>
            </w:r>
          </w:p>
        </w:tc>
      </w:tr>
      <w:tr w:rsidR="009F57AD" w14:paraId="4D76CBF7" w14:textId="77777777">
        <w:tc>
          <w:tcPr>
            <w:tcW w:w="2880" w:type="dxa"/>
          </w:tcPr>
          <w:p w14:paraId="6CD468F1" w14:textId="77777777" w:rsidR="009F57AD" w:rsidRDefault="00000000">
            <w:r>
              <w:rPr>
                <w:b/>
                <w:sz w:val="18"/>
              </w:rPr>
              <w:t>Crossing Facility</w:t>
            </w:r>
            <w:r>
              <w:rPr>
                <w:sz w:val="18"/>
              </w:rPr>
              <w:t xml:space="preserve"> ❖</w:t>
            </w:r>
          </w:p>
        </w:tc>
        <w:tc>
          <w:tcPr>
            <w:tcW w:w="2880" w:type="dxa"/>
          </w:tcPr>
          <w:p w14:paraId="2BCAE1DC" w14:textId="77777777" w:rsidR="009F57AD" w:rsidRDefault="00000000">
            <w:r>
              <w:rPr>
                <w:sz w:val="18"/>
              </w:rPr>
              <w:t>Present; Not Present</w:t>
            </w:r>
          </w:p>
        </w:tc>
        <w:tc>
          <w:tcPr>
            <w:tcW w:w="2880" w:type="dxa"/>
          </w:tcPr>
          <w:p w14:paraId="21477596" w14:textId="77777777" w:rsidR="009F57AD" w:rsidRDefault="00000000">
            <w:r>
              <w:rPr>
                <w:sz w:val="18"/>
              </w:rPr>
              <w:t>5 crossing types</w:t>
            </w:r>
          </w:p>
        </w:tc>
      </w:tr>
      <w:tr w:rsidR="009F57AD" w14:paraId="3EC482F8" w14:textId="77777777">
        <w:tc>
          <w:tcPr>
            <w:tcW w:w="2880" w:type="dxa"/>
          </w:tcPr>
          <w:p w14:paraId="617B9FB7" w14:textId="77777777" w:rsidR="009F57AD" w:rsidRDefault="00000000">
            <w:r>
              <w:rPr>
                <w:b/>
                <w:sz w:val="18"/>
              </w:rPr>
              <w:t>Major Surface Deformation or Drain Opening</w:t>
            </w:r>
            <w:r>
              <w:rPr>
                <w:sz w:val="18"/>
              </w:rPr>
              <w:t xml:space="preserve"> ❖</w:t>
            </w:r>
          </w:p>
        </w:tc>
        <w:tc>
          <w:tcPr>
            <w:tcW w:w="2880" w:type="dxa"/>
          </w:tcPr>
          <w:p w14:paraId="5EAB1947" w14:textId="77777777" w:rsidR="009F57AD" w:rsidRDefault="00000000">
            <w:r>
              <w:rPr>
                <w:sz w:val="18"/>
              </w:rPr>
              <w:t>Present; Not Present</w:t>
            </w:r>
          </w:p>
        </w:tc>
        <w:tc>
          <w:tcPr>
            <w:tcW w:w="2880" w:type="dxa"/>
          </w:tcPr>
          <w:p w14:paraId="64F5A4EA" w14:textId="77777777" w:rsidR="009F57AD" w:rsidRDefault="00000000">
            <w:r>
              <w:rPr>
                <w:sz w:val="18"/>
              </w:rPr>
              <w:t>3 deformation types</w:t>
            </w:r>
          </w:p>
        </w:tc>
      </w:tr>
    </w:tbl>
    <w:p w14:paraId="13E13565" w14:textId="77777777" w:rsidR="009F57AD" w:rsidRDefault="009F57AD"/>
    <w:p w14:paraId="41CA1A3D" w14:textId="77777777" w:rsidR="009F57AD" w:rsidRDefault="00000000">
      <w:r>
        <w:t>All other attributes use standard single-level filtering.</w:t>
      </w:r>
    </w:p>
    <w:p w14:paraId="015D78FF" w14:textId="77777777" w:rsidR="009F57AD" w:rsidRDefault="00000000">
      <w:pPr>
        <w:pStyle w:val="Heading4"/>
      </w:pPr>
      <w:r>
        <w:t>How to Use Finer Filtering</w:t>
      </w:r>
    </w:p>
    <w:p w14:paraId="79F77226" w14:textId="77777777" w:rsidR="009F57AD" w:rsidRDefault="00000000">
      <w:pPr>
        <w:pStyle w:val="ListNumber"/>
      </w:pPr>
      <w:r>
        <w:t>Open Path Analysis and load one or more projects.</w:t>
      </w:r>
    </w:p>
    <w:p w14:paraId="24E31FC2" w14:textId="77777777" w:rsidR="009F57AD" w:rsidRDefault="00000000">
      <w:pPr>
        <w:pStyle w:val="ListNumber"/>
      </w:pPr>
      <w:r>
        <w:t xml:space="preserve">In the </w:t>
      </w:r>
      <w:r>
        <w:rPr>
          <w:b/>
        </w:rPr>
        <w:t>Filter Segment</w:t>
      </w:r>
      <w:r>
        <w:t xml:space="preserve"> panel, select an attribute marked </w:t>
      </w:r>
      <w:r>
        <w:rPr>
          <w:b/>
        </w:rPr>
        <w:t>❖</w:t>
      </w:r>
      <w:r>
        <w:t xml:space="preserve"> from the dropdown.</w:t>
      </w:r>
    </w:p>
    <w:p w14:paraId="38460F8C" w14:textId="77777777" w:rsidR="009F57AD" w:rsidRDefault="00000000">
      <w:pPr>
        <w:pStyle w:val="ListNumber"/>
      </w:pPr>
      <w:r>
        <w:t>Choose a top-level value (e.g. *Present* for Crossing Facility).</w:t>
      </w:r>
    </w:p>
    <w:p w14:paraId="72CF3EEE" w14:textId="77777777" w:rsidR="009F57AD" w:rsidRDefault="00000000">
      <w:pPr>
        <w:pStyle w:val="ListNumber"/>
      </w:pPr>
      <w:r>
        <w:t xml:space="preserve">A </w:t>
      </w:r>
      <w:r>
        <w:rPr>
          <w:b/>
        </w:rPr>
        <w:t>sub-category dropdown</w:t>
      </w:r>
      <w:r>
        <w:t xml:space="preserve"> appears immediately below — select the specific sub-type you want (e.g. *Zebra Crossing*).</w:t>
      </w:r>
    </w:p>
    <w:p w14:paraId="13AE1ED5" w14:textId="77777777" w:rsidR="009F57AD" w:rsidRDefault="00000000">
      <w:pPr>
        <w:pStyle w:val="ListNumber"/>
      </w:pPr>
      <w:r>
        <w:t>The map updates to colour only segments with that sub-type. Segments with other values are shown in grey.</w:t>
      </w:r>
    </w:p>
    <w:p w14:paraId="19E19A49" w14:textId="77777777" w:rsidR="009F57AD" w:rsidRDefault="00000000">
      <w:pPr>
        <w:pStyle w:val="ListNumber"/>
      </w:pPr>
      <w:r>
        <w:t xml:space="preserve">To </w:t>
      </w:r>
      <w:r>
        <w:rPr>
          <w:b/>
        </w:rPr>
        <w:t>change</w:t>
      </w:r>
      <w:r>
        <w:t xml:space="preserve"> the sub-category, open the second dropdown and choose a different option.</w:t>
      </w:r>
    </w:p>
    <w:p w14:paraId="7EE8B23D" w14:textId="77777777" w:rsidR="009F57AD" w:rsidRDefault="00000000">
      <w:pPr>
        <w:pStyle w:val="ListNumber"/>
      </w:pPr>
      <w:r>
        <w:t xml:space="preserve">To </w:t>
      </w:r>
      <w:r>
        <w:rPr>
          <w:b/>
        </w:rPr>
        <w:t>clear</w:t>
      </w:r>
      <w:r>
        <w:t xml:space="preserve"> finer filtering, click the </w:t>
      </w:r>
      <w:r>
        <w:rPr>
          <w:b/>
        </w:rPr>
        <w:t>×</w:t>
      </w:r>
      <w:r>
        <w:t xml:space="preserve"> on the active filter chip, or reset the top-level value to *Not Selected*.</w:t>
      </w:r>
    </w:p>
    <w:p w14:paraId="400AD88E" w14:textId="77777777" w:rsidR="009F57AD" w:rsidRDefault="00000000">
      <w:pPr>
        <w:pStyle w:val="Heading4"/>
      </w:pPr>
      <w:r>
        <w:t>Sub-category Reference Table</w:t>
      </w:r>
    </w:p>
    <w:tbl>
      <w:tblPr>
        <w:tblStyle w:val="TableGrid"/>
        <w:tblW w:w="0" w:type="auto"/>
        <w:tblLook w:val="04A0" w:firstRow="1" w:lastRow="0" w:firstColumn="1" w:lastColumn="0" w:noHBand="0" w:noVBand="1"/>
      </w:tblPr>
      <w:tblGrid>
        <w:gridCol w:w="2158"/>
        <w:gridCol w:w="2157"/>
        <w:gridCol w:w="2158"/>
        <w:gridCol w:w="2157"/>
      </w:tblGrid>
      <w:tr w:rsidR="009F57AD" w14:paraId="50A36366" w14:textId="77777777">
        <w:tc>
          <w:tcPr>
            <w:tcW w:w="2160" w:type="dxa"/>
            <w:shd w:val="clear" w:color="auto" w:fill="EDF2F7"/>
          </w:tcPr>
          <w:p w14:paraId="7B2285F1" w14:textId="77777777" w:rsidR="009F57AD" w:rsidRDefault="00000000">
            <w:r>
              <w:rPr>
                <w:b/>
                <w:sz w:val="18"/>
              </w:rPr>
              <w:t>Attribute</w:t>
            </w:r>
          </w:p>
        </w:tc>
        <w:tc>
          <w:tcPr>
            <w:tcW w:w="2160" w:type="dxa"/>
            <w:shd w:val="clear" w:color="auto" w:fill="EDF2F7"/>
          </w:tcPr>
          <w:p w14:paraId="76795DE4" w14:textId="77777777" w:rsidR="009F57AD" w:rsidRDefault="00000000">
            <w:r>
              <w:rPr>
                <w:b/>
                <w:sz w:val="18"/>
              </w:rPr>
              <w:t>Trigger Value</w:t>
            </w:r>
          </w:p>
        </w:tc>
        <w:tc>
          <w:tcPr>
            <w:tcW w:w="2160" w:type="dxa"/>
            <w:shd w:val="clear" w:color="auto" w:fill="EDF2F7"/>
          </w:tcPr>
          <w:p w14:paraId="2913F109" w14:textId="77777777" w:rsidR="009F57AD" w:rsidRDefault="00000000">
            <w:r>
              <w:rPr>
                <w:b/>
                <w:sz w:val="18"/>
              </w:rPr>
              <w:t>Sub-category Options</w:t>
            </w:r>
          </w:p>
        </w:tc>
        <w:tc>
          <w:tcPr>
            <w:tcW w:w="2160" w:type="dxa"/>
            <w:shd w:val="clear" w:color="auto" w:fill="EDF2F7"/>
          </w:tcPr>
          <w:p w14:paraId="7D12ADD3" w14:textId="77777777" w:rsidR="009F57AD" w:rsidRDefault="00000000">
            <w:r>
              <w:rPr>
                <w:b/>
                <w:sz w:val="18"/>
              </w:rPr>
              <w:t>Map Colour Logic</w:t>
            </w:r>
          </w:p>
        </w:tc>
      </w:tr>
      <w:tr w:rsidR="009F57AD" w14:paraId="7AC7F3E6" w14:textId="77777777">
        <w:tc>
          <w:tcPr>
            <w:tcW w:w="2160" w:type="dxa"/>
          </w:tcPr>
          <w:p w14:paraId="272921B0" w14:textId="77777777" w:rsidR="009F57AD" w:rsidRDefault="00000000">
            <w:r>
              <w:rPr>
                <w:sz w:val="18"/>
              </w:rPr>
              <w:t>Facility Width per Direction</w:t>
            </w:r>
          </w:p>
        </w:tc>
        <w:tc>
          <w:tcPr>
            <w:tcW w:w="2160" w:type="dxa"/>
          </w:tcPr>
          <w:p w14:paraId="6FFE2A69" w14:textId="77777777" w:rsidR="009F57AD" w:rsidRDefault="00000000">
            <w:r>
              <w:rPr>
                <w:sz w:val="18"/>
              </w:rPr>
              <w:t>Very Narrow</w:t>
            </w:r>
          </w:p>
        </w:tc>
        <w:tc>
          <w:tcPr>
            <w:tcW w:w="2160" w:type="dxa"/>
          </w:tcPr>
          <w:p w14:paraId="04ADF74F" w14:textId="77777777" w:rsidR="009F57AD" w:rsidRDefault="00000000">
            <w:r>
              <w:rPr>
                <w:sz w:val="18"/>
              </w:rPr>
              <w:t>≤1.5 m · &gt;1.5–1.8 m · &gt;1.8–&lt;2 m</w:t>
            </w:r>
          </w:p>
        </w:tc>
        <w:tc>
          <w:tcPr>
            <w:tcW w:w="2160" w:type="dxa"/>
          </w:tcPr>
          <w:p w14:paraId="20F53A3D" w14:textId="77777777" w:rsidR="009F57AD" w:rsidRDefault="00000000">
            <w:r>
              <w:rPr>
                <w:sz w:val="18"/>
              </w:rPr>
              <w:t>Red → Orange → Amber (narrower = more risk)</w:t>
            </w:r>
          </w:p>
        </w:tc>
      </w:tr>
      <w:tr w:rsidR="009F57AD" w14:paraId="49D3134B" w14:textId="77777777">
        <w:tc>
          <w:tcPr>
            <w:tcW w:w="2160" w:type="dxa"/>
          </w:tcPr>
          <w:p w14:paraId="63E4B22B" w14:textId="77777777" w:rsidR="009F57AD" w:rsidRDefault="00000000">
            <w:r>
              <w:rPr>
                <w:sz w:val="18"/>
              </w:rPr>
              <w:t>Facility Width per Direction</w:t>
            </w:r>
          </w:p>
        </w:tc>
        <w:tc>
          <w:tcPr>
            <w:tcW w:w="2160" w:type="dxa"/>
          </w:tcPr>
          <w:p w14:paraId="5793FFF3" w14:textId="77777777" w:rsidR="009F57AD" w:rsidRDefault="00000000">
            <w:r>
              <w:rPr>
                <w:sz w:val="18"/>
              </w:rPr>
              <w:t>Narrow</w:t>
            </w:r>
          </w:p>
        </w:tc>
        <w:tc>
          <w:tcPr>
            <w:tcW w:w="2160" w:type="dxa"/>
          </w:tcPr>
          <w:p w14:paraId="63CEEF6E" w14:textId="77777777" w:rsidR="009F57AD" w:rsidRDefault="00000000">
            <w:r>
              <w:rPr>
                <w:sz w:val="18"/>
              </w:rPr>
              <w:t>2–&lt;3.5 m · 3.5–4 m</w:t>
            </w:r>
          </w:p>
        </w:tc>
        <w:tc>
          <w:tcPr>
            <w:tcW w:w="2160" w:type="dxa"/>
          </w:tcPr>
          <w:p w14:paraId="14C44D38" w14:textId="77777777" w:rsidR="009F57AD" w:rsidRDefault="00000000">
            <w:r>
              <w:rPr>
                <w:sz w:val="18"/>
              </w:rPr>
              <w:t>Green shades</w:t>
            </w:r>
          </w:p>
        </w:tc>
      </w:tr>
      <w:tr w:rsidR="009F57AD" w14:paraId="4C0A3F34" w14:textId="77777777">
        <w:tc>
          <w:tcPr>
            <w:tcW w:w="2160" w:type="dxa"/>
          </w:tcPr>
          <w:p w14:paraId="4197F5B2" w14:textId="77777777" w:rsidR="009F57AD" w:rsidRDefault="00000000">
            <w:r>
              <w:rPr>
                <w:sz w:val="18"/>
              </w:rPr>
              <w:t>Facility Width per Direction</w:t>
            </w:r>
          </w:p>
        </w:tc>
        <w:tc>
          <w:tcPr>
            <w:tcW w:w="2160" w:type="dxa"/>
          </w:tcPr>
          <w:p w14:paraId="7DB97225" w14:textId="77777777" w:rsidR="009F57AD" w:rsidRDefault="00000000">
            <w:r>
              <w:rPr>
                <w:sz w:val="18"/>
              </w:rPr>
              <w:t>Wide</w:t>
            </w:r>
          </w:p>
        </w:tc>
        <w:tc>
          <w:tcPr>
            <w:tcW w:w="2160" w:type="dxa"/>
          </w:tcPr>
          <w:p w14:paraId="4E5CF664" w14:textId="77777777" w:rsidR="009F57AD" w:rsidRDefault="00000000">
            <w:r>
              <w:rPr>
                <w:sz w:val="18"/>
              </w:rPr>
              <w:t>&gt;4 m</w:t>
            </w:r>
          </w:p>
        </w:tc>
        <w:tc>
          <w:tcPr>
            <w:tcW w:w="2160" w:type="dxa"/>
          </w:tcPr>
          <w:p w14:paraId="5F654B65" w14:textId="77777777" w:rsidR="009F57AD" w:rsidRDefault="00000000">
            <w:r>
              <w:rPr>
                <w:sz w:val="18"/>
              </w:rPr>
              <w:t>Blue</w:t>
            </w:r>
          </w:p>
        </w:tc>
      </w:tr>
      <w:tr w:rsidR="009F57AD" w14:paraId="208FC054" w14:textId="77777777">
        <w:tc>
          <w:tcPr>
            <w:tcW w:w="2160" w:type="dxa"/>
          </w:tcPr>
          <w:p w14:paraId="40277BBE" w14:textId="77777777" w:rsidR="009F57AD" w:rsidRDefault="00000000">
            <w:r>
              <w:rPr>
                <w:sz w:val="18"/>
              </w:rPr>
              <w:lastRenderedPageBreak/>
              <w:t>Curvature</w:t>
            </w:r>
          </w:p>
        </w:tc>
        <w:tc>
          <w:tcPr>
            <w:tcW w:w="2160" w:type="dxa"/>
          </w:tcPr>
          <w:p w14:paraId="45C2F74C" w14:textId="77777777" w:rsidR="009F57AD" w:rsidRDefault="00000000">
            <w:r>
              <w:rPr>
                <w:sz w:val="18"/>
              </w:rPr>
              <w:t>Sharp Turn Present</w:t>
            </w:r>
          </w:p>
        </w:tc>
        <w:tc>
          <w:tcPr>
            <w:tcW w:w="2160" w:type="dxa"/>
          </w:tcPr>
          <w:p w14:paraId="6395FF31" w14:textId="77777777" w:rsidR="009F57AD" w:rsidRDefault="00000000">
            <w:r>
              <w:rPr>
                <w:sz w:val="18"/>
              </w:rPr>
              <w:t>&lt;6.5 m (footpath threshold) · 6.5–&lt;10 m · Path Junction</w:t>
            </w:r>
          </w:p>
        </w:tc>
        <w:tc>
          <w:tcPr>
            <w:tcW w:w="2160" w:type="dxa"/>
          </w:tcPr>
          <w:p w14:paraId="0C6BD9D0" w14:textId="77777777" w:rsidR="009F57AD" w:rsidRDefault="00000000">
            <w:r>
              <w:rPr>
                <w:sz w:val="18"/>
              </w:rPr>
              <w:t>Red · Orange · Purple</w:t>
            </w:r>
          </w:p>
        </w:tc>
      </w:tr>
      <w:tr w:rsidR="009F57AD" w14:paraId="54EBD6EB" w14:textId="77777777">
        <w:tc>
          <w:tcPr>
            <w:tcW w:w="2160" w:type="dxa"/>
          </w:tcPr>
          <w:p w14:paraId="45D22018" w14:textId="77777777" w:rsidR="009F57AD" w:rsidRDefault="00000000">
            <w:r>
              <w:rPr>
                <w:sz w:val="18"/>
              </w:rPr>
              <w:t>Curvature</w:t>
            </w:r>
          </w:p>
        </w:tc>
        <w:tc>
          <w:tcPr>
            <w:tcW w:w="2160" w:type="dxa"/>
          </w:tcPr>
          <w:p w14:paraId="292620CC" w14:textId="77777777" w:rsidR="009F57AD" w:rsidRDefault="00000000">
            <w:r>
              <w:rPr>
                <w:sz w:val="18"/>
              </w:rPr>
              <w:t>No Sharp Turn Present</w:t>
            </w:r>
          </w:p>
        </w:tc>
        <w:tc>
          <w:tcPr>
            <w:tcW w:w="2160" w:type="dxa"/>
          </w:tcPr>
          <w:p w14:paraId="36C4F10D" w14:textId="77777777" w:rsidR="009F57AD" w:rsidRDefault="00000000">
            <w:r>
              <w:rPr>
                <w:sz w:val="18"/>
              </w:rPr>
              <w:t>10–18 m · &gt;18 m (cycling path threshold ≥18 m)</w:t>
            </w:r>
          </w:p>
        </w:tc>
        <w:tc>
          <w:tcPr>
            <w:tcW w:w="2160" w:type="dxa"/>
          </w:tcPr>
          <w:p w14:paraId="3C604961" w14:textId="77777777" w:rsidR="009F57AD" w:rsidRDefault="00000000">
            <w:r>
              <w:rPr>
                <w:sz w:val="18"/>
              </w:rPr>
              <w:t>Green · Blue</w:t>
            </w:r>
          </w:p>
        </w:tc>
      </w:tr>
      <w:tr w:rsidR="009F57AD" w14:paraId="484EA5F2" w14:textId="77777777">
        <w:tc>
          <w:tcPr>
            <w:tcW w:w="2160" w:type="dxa"/>
          </w:tcPr>
          <w:p w14:paraId="76A0D68D" w14:textId="77777777" w:rsidR="009F57AD" w:rsidRDefault="00000000">
            <w:r>
              <w:rPr>
                <w:sz w:val="18"/>
              </w:rPr>
              <w:t>Fixed Obstacle on Facility</w:t>
            </w:r>
          </w:p>
        </w:tc>
        <w:tc>
          <w:tcPr>
            <w:tcW w:w="2160" w:type="dxa"/>
          </w:tcPr>
          <w:p w14:paraId="1353CF9E" w14:textId="77777777" w:rsidR="009F57AD" w:rsidRDefault="00000000">
            <w:r>
              <w:rPr>
                <w:sz w:val="18"/>
              </w:rPr>
              <w:t>Present</w:t>
            </w:r>
          </w:p>
        </w:tc>
        <w:tc>
          <w:tcPr>
            <w:tcW w:w="2160" w:type="dxa"/>
          </w:tcPr>
          <w:p w14:paraId="1150A58F" w14:textId="77777777" w:rsidR="009F57AD" w:rsidRDefault="00000000">
            <w:r>
              <w:rPr>
                <w:sz w:val="18"/>
              </w:rPr>
              <w:t>Lamp Post · Traffic Light · Pillar · Bollards · Fence · Vegetation · Others</w:t>
            </w:r>
          </w:p>
        </w:tc>
        <w:tc>
          <w:tcPr>
            <w:tcW w:w="2160" w:type="dxa"/>
          </w:tcPr>
          <w:p w14:paraId="5DEC2B86" w14:textId="77777777" w:rsidR="009F57AD" w:rsidRDefault="00000000">
            <w:r>
              <w:rPr>
                <w:sz w:val="18"/>
              </w:rPr>
              <w:t>Unique colour per type</w:t>
            </w:r>
          </w:p>
        </w:tc>
      </w:tr>
      <w:tr w:rsidR="009F57AD" w14:paraId="25A1D8A3" w14:textId="77777777">
        <w:tc>
          <w:tcPr>
            <w:tcW w:w="2160" w:type="dxa"/>
          </w:tcPr>
          <w:p w14:paraId="0C410ED5" w14:textId="77777777" w:rsidR="009F57AD" w:rsidRDefault="00000000">
            <w:r>
              <w:rPr>
                <w:sz w:val="18"/>
              </w:rPr>
              <w:t>Non-Fixed Obstacle on Facility</w:t>
            </w:r>
          </w:p>
        </w:tc>
        <w:tc>
          <w:tcPr>
            <w:tcW w:w="2160" w:type="dxa"/>
          </w:tcPr>
          <w:p w14:paraId="36E2B3A8" w14:textId="77777777" w:rsidR="009F57AD" w:rsidRDefault="00000000">
            <w:r>
              <w:rPr>
                <w:sz w:val="18"/>
              </w:rPr>
              <w:t>Present</w:t>
            </w:r>
          </w:p>
        </w:tc>
        <w:tc>
          <w:tcPr>
            <w:tcW w:w="2160" w:type="dxa"/>
          </w:tcPr>
          <w:p w14:paraId="3213094D" w14:textId="77777777" w:rsidR="009F57AD" w:rsidRDefault="00000000">
            <w:r>
              <w:rPr>
                <w:sz w:val="18"/>
              </w:rPr>
              <w:t>Barrier · Bins · Bicycle · Cone · Others</w:t>
            </w:r>
          </w:p>
        </w:tc>
        <w:tc>
          <w:tcPr>
            <w:tcW w:w="2160" w:type="dxa"/>
          </w:tcPr>
          <w:p w14:paraId="1F589D93" w14:textId="77777777" w:rsidR="009F57AD" w:rsidRDefault="00000000">
            <w:r>
              <w:rPr>
                <w:sz w:val="18"/>
              </w:rPr>
              <w:t>Unique colour per type</w:t>
            </w:r>
          </w:p>
        </w:tc>
      </w:tr>
      <w:tr w:rsidR="009F57AD" w14:paraId="1A8BED64" w14:textId="77777777">
        <w:tc>
          <w:tcPr>
            <w:tcW w:w="2160" w:type="dxa"/>
          </w:tcPr>
          <w:p w14:paraId="4D009C96" w14:textId="77777777" w:rsidR="009F57AD" w:rsidRDefault="00000000">
            <w:r>
              <w:rPr>
                <w:sz w:val="18"/>
              </w:rPr>
              <w:t>Delineation</w:t>
            </w:r>
          </w:p>
        </w:tc>
        <w:tc>
          <w:tcPr>
            <w:tcW w:w="2160" w:type="dxa"/>
          </w:tcPr>
          <w:p w14:paraId="2B840940" w14:textId="77777777" w:rsidR="009F57AD" w:rsidRDefault="00000000">
            <w:r>
              <w:rPr>
                <w:sz w:val="18"/>
              </w:rPr>
              <w:t>Present</w:t>
            </w:r>
          </w:p>
        </w:tc>
        <w:tc>
          <w:tcPr>
            <w:tcW w:w="2160" w:type="dxa"/>
          </w:tcPr>
          <w:p w14:paraId="03639F2A" w14:textId="77777777" w:rsidR="009F57AD" w:rsidRDefault="00000000">
            <w:r>
              <w:rPr>
                <w:sz w:val="18"/>
              </w:rPr>
              <w:t>Cycling Path · Red Stripe · Signalised Crossing · Traffic Crossing · Zebra Crossing</w:t>
            </w:r>
          </w:p>
        </w:tc>
        <w:tc>
          <w:tcPr>
            <w:tcW w:w="2160" w:type="dxa"/>
          </w:tcPr>
          <w:p w14:paraId="1FDDC99A" w14:textId="77777777" w:rsidR="009F57AD" w:rsidRDefault="00000000">
            <w:r>
              <w:rPr>
                <w:sz w:val="18"/>
              </w:rPr>
              <w:t>Unique colour per type</w:t>
            </w:r>
          </w:p>
        </w:tc>
      </w:tr>
      <w:tr w:rsidR="009F57AD" w14:paraId="681283D2" w14:textId="77777777">
        <w:tc>
          <w:tcPr>
            <w:tcW w:w="2160" w:type="dxa"/>
          </w:tcPr>
          <w:p w14:paraId="051EE402" w14:textId="77777777" w:rsidR="009F57AD" w:rsidRDefault="00000000">
            <w:r>
              <w:rPr>
                <w:sz w:val="18"/>
              </w:rPr>
              <w:t>Delineation</w:t>
            </w:r>
          </w:p>
        </w:tc>
        <w:tc>
          <w:tcPr>
            <w:tcW w:w="2160" w:type="dxa"/>
          </w:tcPr>
          <w:p w14:paraId="0D1DC991" w14:textId="77777777" w:rsidR="009F57AD" w:rsidRDefault="00000000">
            <w:r>
              <w:rPr>
                <w:sz w:val="18"/>
              </w:rPr>
              <w:t>Not Present</w:t>
            </w:r>
          </w:p>
        </w:tc>
        <w:tc>
          <w:tcPr>
            <w:tcW w:w="2160" w:type="dxa"/>
          </w:tcPr>
          <w:p w14:paraId="4ACA72ED" w14:textId="77777777" w:rsidR="009F57AD" w:rsidRDefault="00000000">
            <w:r>
              <w:rPr>
                <w:sz w:val="18"/>
              </w:rPr>
              <w:t>Faded Marking</w:t>
            </w:r>
          </w:p>
        </w:tc>
        <w:tc>
          <w:tcPr>
            <w:tcW w:w="2160" w:type="dxa"/>
          </w:tcPr>
          <w:p w14:paraId="53A7D13A" w14:textId="77777777" w:rsidR="009F57AD" w:rsidRDefault="00000000">
            <w:r>
              <w:rPr>
                <w:sz w:val="18"/>
              </w:rPr>
              <w:t>Unique colour per type</w:t>
            </w:r>
          </w:p>
        </w:tc>
      </w:tr>
      <w:tr w:rsidR="009F57AD" w14:paraId="6765A1D5" w14:textId="77777777">
        <w:tc>
          <w:tcPr>
            <w:tcW w:w="2160" w:type="dxa"/>
          </w:tcPr>
          <w:p w14:paraId="295802C1" w14:textId="77777777" w:rsidR="009F57AD" w:rsidRDefault="00000000">
            <w:r>
              <w:rPr>
                <w:sz w:val="18"/>
              </w:rPr>
              <w:t>Crossing Facility</w:t>
            </w:r>
          </w:p>
        </w:tc>
        <w:tc>
          <w:tcPr>
            <w:tcW w:w="2160" w:type="dxa"/>
          </w:tcPr>
          <w:p w14:paraId="306E7C6F" w14:textId="77777777" w:rsidR="009F57AD" w:rsidRDefault="00000000">
            <w:r>
              <w:rPr>
                <w:sz w:val="18"/>
              </w:rPr>
              <w:t>Present</w:t>
            </w:r>
          </w:p>
        </w:tc>
        <w:tc>
          <w:tcPr>
            <w:tcW w:w="2160" w:type="dxa"/>
          </w:tcPr>
          <w:p w14:paraId="19A86B65" w14:textId="77777777" w:rsidR="009F57AD" w:rsidRDefault="00000000">
            <w:r>
              <w:rPr>
                <w:sz w:val="18"/>
              </w:rPr>
              <w:t>Zebra Crossing · Signalised PC · Bicycle Crossing · Unsignalised Junction · Development Access</w:t>
            </w:r>
          </w:p>
        </w:tc>
        <w:tc>
          <w:tcPr>
            <w:tcW w:w="2160" w:type="dxa"/>
          </w:tcPr>
          <w:p w14:paraId="6D2CB697" w14:textId="77777777" w:rsidR="009F57AD" w:rsidRDefault="00000000">
            <w:r>
              <w:rPr>
                <w:sz w:val="18"/>
              </w:rPr>
              <w:t>Unique colour per type</w:t>
            </w:r>
          </w:p>
        </w:tc>
      </w:tr>
      <w:tr w:rsidR="009F57AD" w14:paraId="34E8A3B2" w14:textId="77777777">
        <w:tc>
          <w:tcPr>
            <w:tcW w:w="2160" w:type="dxa"/>
          </w:tcPr>
          <w:p w14:paraId="40FE66A2" w14:textId="77777777" w:rsidR="009F57AD" w:rsidRDefault="00000000">
            <w:r>
              <w:rPr>
                <w:sz w:val="18"/>
              </w:rPr>
              <w:t>Major Surface Deformation or Drain Opening</w:t>
            </w:r>
          </w:p>
        </w:tc>
        <w:tc>
          <w:tcPr>
            <w:tcW w:w="2160" w:type="dxa"/>
          </w:tcPr>
          <w:p w14:paraId="7AB43129" w14:textId="77777777" w:rsidR="009F57AD" w:rsidRDefault="00000000">
            <w:r>
              <w:rPr>
                <w:sz w:val="18"/>
              </w:rPr>
              <w:t>Present</w:t>
            </w:r>
          </w:p>
        </w:tc>
        <w:tc>
          <w:tcPr>
            <w:tcW w:w="2160" w:type="dxa"/>
          </w:tcPr>
          <w:p w14:paraId="6DCEE9B4" w14:textId="77777777" w:rsidR="009F57AD" w:rsidRDefault="00000000">
            <w:r>
              <w:rPr>
                <w:sz w:val="18"/>
              </w:rPr>
              <w:t>Footpath crack · Footpath uneven · Footpath Uneven IMU</w:t>
            </w:r>
          </w:p>
        </w:tc>
        <w:tc>
          <w:tcPr>
            <w:tcW w:w="2160" w:type="dxa"/>
          </w:tcPr>
          <w:p w14:paraId="35E88950" w14:textId="77777777" w:rsidR="009F57AD" w:rsidRDefault="00000000">
            <w:r>
              <w:rPr>
                <w:sz w:val="18"/>
              </w:rPr>
              <w:t>Unique colour per type</w:t>
            </w:r>
          </w:p>
        </w:tc>
      </w:tr>
    </w:tbl>
    <w:p w14:paraId="5BDCB123" w14:textId="77777777" w:rsidR="009F57AD" w:rsidRDefault="009F57AD"/>
    <w:p w14:paraId="3C8484E0" w14:textId="77777777" w:rsidR="009F57AD" w:rsidRDefault="00000000">
      <w:pPr>
        <w:pStyle w:val="Heading4"/>
      </w:pPr>
      <w:r>
        <w:t>Correcting Wrong Sub-category Colours</w:t>
      </w:r>
    </w:p>
    <w:p w14:paraId="42EA5433" w14:textId="77777777" w:rsidR="009F57AD" w:rsidRDefault="00000000">
      <w:r>
        <w:t>If the map shows unexpected colours when a sub-category filter is active, this usually means the source attribute was coded with an incorrect or missing sub-type value.</w:t>
      </w:r>
    </w:p>
    <w:p w14:paraId="32AD05AA" w14:textId="77777777" w:rsidR="009F57AD" w:rsidRDefault="00000000">
      <w:pPr>
        <w:pStyle w:val="ListNumber"/>
      </w:pPr>
      <w:r>
        <w:t>Click the affected segment on the map to select it.</w:t>
      </w:r>
    </w:p>
    <w:p w14:paraId="32BF1C22" w14:textId="77777777" w:rsidR="009F57AD" w:rsidRDefault="00000000">
      <w:pPr>
        <w:pStyle w:val="ListNumber"/>
      </w:pPr>
      <w:r>
        <w:t xml:space="preserve">Click </w:t>
      </w:r>
      <w:r>
        <w:rPr>
          <w:b/>
        </w:rPr>
        <w:t>Open in Coding</w:t>
      </w:r>
      <w:r>
        <w:t xml:space="preserve"> (or navigate to the Coding page from the sidebar).</w:t>
      </w:r>
    </w:p>
    <w:p w14:paraId="68A701DE" w14:textId="77777777" w:rsidR="009F57AD" w:rsidRDefault="00000000">
      <w:pPr>
        <w:pStyle w:val="ListNumber"/>
      </w:pPr>
      <w:r>
        <w:t>In the attribute table, find the relevant attribute (e.g. *Fixed Obstacle Type* for Fixed Obstacle on Facility).</w:t>
      </w:r>
    </w:p>
    <w:p w14:paraId="69FF805B" w14:textId="77777777" w:rsidR="009F57AD" w:rsidRDefault="00000000">
      <w:pPr>
        <w:pStyle w:val="ListNumber"/>
      </w:pPr>
      <w:r>
        <w:t>Correct the value to the appropriate sub-type from the dropdown.</w:t>
      </w:r>
    </w:p>
    <w:p w14:paraId="09EC13AE" w14:textId="77777777" w:rsidR="009F57AD" w:rsidRDefault="00000000">
      <w:pPr>
        <w:pStyle w:val="ListNumber"/>
      </w:pPr>
      <w:r>
        <w:t xml:space="preserve">Click </w:t>
      </w:r>
      <w:r>
        <w:rPr>
          <w:b/>
        </w:rPr>
        <w:t>Save</w:t>
      </w:r>
      <w:r>
        <w:t xml:space="preserve"> to persist the change and recalculate risk scores.</w:t>
      </w:r>
    </w:p>
    <w:p w14:paraId="40BBADE9" w14:textId="77777777" w:rsidR="009F57AD" w:rsidRDefault="00000000">
      <w:pPr>
        <w:pStyle w:val="ListNumber"/>
      </w:pPr>
      <w:r>
        <w:t xml:space="preserve">Click </w:t>
      </w:r>
      <w:r>
        <w:rPr>
          <w:b/>
        </w:rPr>
        <w:t>Back to Analysis</w:t>
      </w:r>
      <w:r>
        <w:t xml:space="preserve"> in the sidebar to return to Path Analysis.</w:t>
      </w:r>
    </w:p>
    <w:p w14:paraId="7B0BAA38" w14:textId="77777777" w:rsidR="009F57AD" w:rsidRDefault="00000000">
      <w:pPr>
        <w:pStyle w:val="ListNumber"/>
      </w:pPr>
      <w:r>
        <w:t>Re-apply the same filter — the corrected colour will now appear on the map.</w:t>
      </w:r>
    </w:p>
    <w:p w14:paraId="098E19BD" w14:textId="77777777" w:rsidR="009F57AD" w:rsidRDefault="00000000">
      <w:pPr>
        <w:pBdr>
          <w:left w:val="single" w:sz="12" w:space="4" w:color="3182CE"/>
        </w:pBdr>
        <w:spacing w:before="80" w:after="80"/>
        <w:ind w:left="504"/>
      </w:pPr>
      <w:r>
        <w:rPr>
          <w:i/>
          <w:color w:val="4A5568"/>
        </w:rPr>
        <w:t>This also applies when the CV auto-coder assigns a sub-type incorrectly. The Coding page lets you override any auto-coded value and is the authoritative source for what appears in the filters.</w:t>
      </w:r>
    </w:p>
    <w:p w14:paraId="2B7E10A6" w14:textId="77777777" w:rsidR="009F57AD" w:rsidRDefault="00000000">
      <w:r>
        <w:br w:type="page"/>
      </w:r>
    </w:p>
    <w:p w14:paraId="1E51717F" w14:textId="77777777" w:rsidR="009F57AD" w:rsidRDefault="00000000">
      <w:pPr>
        <w:pStyle w:val="Heading2"/>
        <w:spacing w:before="240"/>
      </w:pPr>
      <w:r>
        <w:lastRenderedPageBreak/>
        <w:t>5. Treatment Application</w:t>
      </w:r>
    </w:p>
    <w:p w14:paraId="357BC9AA" w14:textId="77777777" w:rsidR="009F57AD" w:rsidRDefault="00000000">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14:paraId="68F43EE5" w14:textId="77777777" w:rsidR="009F57AD" w:rsidRDefault="009F57AD">
      <w:pPr>
        <w:pBdr>
          <w:bottom w:val="single" w:sz="6" w:space="1" w:color="CCCCCC"/>
        </w:pBdr>
        <w:spacing w:after="0"/>
      </w:pPr>
    </w:p>
    <w:p w14:paraId="7D1DC39C" w14:textId="77777777" w:rsidR="009F57AD" w:rsidRDefault="00000000">
      <w:pPr>
        <w:pStyle w:val="Heading2"/>
        <w:spacing w:before="240"/>
      </w:pPr>
      <w:r>
        <w:t>Table of Contents</w:t>
      </w:r>
    </w:p>
    <w:p w14:paraId="79E63181" w14:textId="77777777" w:rsidR="009F57AD" w:rsidRDefault="009F57AD">
      <w:pPr>
        <w:pBdr>
          <w:bottom w:val="single" w:sz="6" w:space="1" w:color="CCCCCC"/>
        </w:pBdr>
        <w:spacing w:after="0"/>
      </w:pPr>
    </w:p>
    <w:p w14:paraId="0F060931" w14:textId="77777777" w:rsidR="009F57AD" w:rsidRDefault="00000000">
      <w:pPr>
        <w:pStyle w:val="Heading3"/>
        <w:spacing w:before="160"/>
      </w:pPr>
      <w:r>
        <w:t>Step 1: Find and load your projects</w:t>
      </w:r>
    </w:p>
    <w:p w14:paraId="759B62DB" w14:textId="77777777" w:rsidR="009F57AD" w:rsidRDefault="00000000">
      <w:r>
        <w:t xml:space="preserve">Project selection is done from the </w:t>
      </w:r>
      <w:r>
        <w:rPr>
          <w:b/>
        </w:rPr>
        <w:t>Projects page</w:t>
      </w:r>
      <w:r>
        <w:t xml:space="preserve">. Select one or more projects and click the green </w:t>
      </w:r>
      <w:r>
        <w:rPr>
          <w:b/>
        </w:rPr>
        <w:t>Treatment Application</w:t>
      </w:r>
      <w:r>
        <w:t xml:space="preserve"> button to load them into the treatment workspace.</w:t>
      </w:r>
    </w:p>
    <w:p w14:paraId="652C6564" w14:textId="77777777" w:rsidR="009F57AD" w:rsidRDefault="00000000">
      <w:pPr>
        <w:pStyle w:val="ListBullet"/>
      </w:pPr>
      <w:r>
        <w:t xml:space="preserve">Click a row (or tick its checkbox) to select it. Use the </w:t>
      </w:r>
      <w:r>
        <w:rPr>
          <w:b/>
        </w:rPr>
        <w:t>Select All</w:t>
      </w:r>
      <w:r>
        <w:t xml:space="preserve"> row to select all visible projects at once.</w:t>
      </w:r>
    </w:p>
    <w:p w14:paraId="733A94A7" w14:textId="77777777" w:rsidR="009F57AD" w:rsidRDefault="00000000">
      <w:pPr>
        <w:pStyle w:val="ListBullet"/>
      </w:pPr>
      <w:r>
        <w:t xml:space="preserve">Use the </w:t>
      </w:r>
      <w:r>
        <w:rPr>
          <w:b/>
        </w:rPr>
        <w:t>Search</w:t>
      </w:r>
      <w:r>
        <w:t xml:space="preserve"> box or </w:t>
      </w:r>
      <w:r>
        <w:rPr>
          <w:b/>
        </w:rPr>
        <w:t>Filter by tag</w:t>
      </w:r>
      <w:r>
        <w:t xml:space="preserve"> dropdown to find projects more quickly.</w:t>
      </w:r>
    </w:p>
    <w:p w14:paraId="2965B704" w14:textId="77777777" w:rsidR="009F57AD" w:rsidRDefault="00000000">
      <w:pPr>
        <w:pStyle w:val="ListBullet"/>
      </w:pPr>
      <w:r>
        <w:t>You can load multiple projects together to compare or apply treatments across them in one session.</w:t>
      </w:r>
    </w:p>
    <w:p w14:paraId="3E2AE11B" w14:textId="77777777" w:rsidR="009F57AD" w:rsidRDefault="00000000">
      <w:pPr>
        <w:pStyle w:val="ListBullet"/>
      </w:pPr>
      <w:r>
        <w:t xml:space="preserve">The </w:t>
      </w:r>
      <w:r>
        <w:rPr>
          <w:b/>
        </w:rPr>
        <w:t>Verification Status</w:t>
      </w:r>
      <w:r>
        <w:t xml:space="preserve"> column shows ✅ for fully verified projects and ⏳ for projects still in progress.</w:t>
      </w:r>
    </w:p>
    <w:p w14:paraId="0E0A9BAF" w14:textId="77777777" w:rsidR="009F57AD" w:rsidRDefault="00000000">
      <w:pPr>
        <w:pStyle w:val="ListBullet"/>
      </w:pPr>
      <w:r>
        <w:t xml:space="preserve">Click the </w:t>
      </w:r>
      <w:r>
        <w:rPr>
          <w:b/>
        </w:rPr>
        <w:t>pencil icon</w:t>
      </w:r>
      <w:r>
        <w:t xml:space="preserve"> in the Actions column to rename a project or change its tags before loading.</w:t>
      </w:r>
    </w:p>
    <w:p w14:paraId="48033801" w14:textId="77777777" w:rsidR="009F57AD" w:rsidRDefault="009F57AD">
      <w:pPr>
        <w:pBdr>
          <w:bottom w:val="single" w:sz="6" w:space="1" w:color="CCCCCC"/>
        </w:pBdr>
        <w:spacing w:after="0"/>
      </w:pPr>
    </w:p>
    <w:p w14:paraId="3E885761" w14:textId="77777777" w:rsidR="009F57AD" w:rsidRDefault="00000000">
      <w:pPr>
        <w:pStyle w:val="Heading3"/>
        <w:spacing w:before="160"/>
      </w:pPr>
      <w:r>
        <w:t>Step 2: Understanding the workspace layout</w:t>
      </w:r>
    </w:p>
    <w:p w14:paraId="0F8CF5FD" w14:textId="77777777" w:rsidR="009F57AD" w:rsidRDefault="00000000">
      <w:r>
        <w:t>After loading, the workspace is divided into several areas:</w:t>
      </w:r>
    </w:p>
    <w:p w14:paraId="2DC5A4E8" w14:textId="77777777" w:rsidR="009F57AD" w:rsidRDefault="00000000">
      <w:pPr>
        <w:pStyle w:val="ListBullet"/>
      </w:pPr>
      <w:r>
        <w:rPr>
          <w:b/>
        </w:rPr>
        <w:t>Project tabs</w:t>
      </w:r>
      <w:r>
        <w:t xml:space="preserve"> (shown at the top when you load more than one project) — By default, the workspace starts on the </w:t>
      </w:r>
      <w:r>
        <w:rPr>
          <w:b/>
        </w:rPr>
        <w:t>All Projects</w:t>
      </w:r>
      <w:r>
        <w:t xml:space="preserve"> tab to show all loaded projects together. Clicking a specific project tab will focus on that project, jumping to its first segment. On the maps, segments from all other projects will automatically grey out, highlighting only the active project.</w:t>
      </w:r>
    </w:p>
    <w:p w14:paraId="12542263" w14:textId="77777777" w:rsidR="009F57AD" w:rsidRDefault="00000000">
      <w:pPr>
        <w:pStyle w:val="ListBullet"/>
      </w:pPr>
      <w:r>
        <w:rPr>
          <w:b/>
        </w:rPr>
        <w:t>Before Treatment</w:t>
      </w:r>
      <w:r>
        <w:t xml:space="preserve"> and </w:t>
      </w:r>
      <w:r>
        <w:rPr>
          <w:b/>
        </w:rPr>
        <w:t>After Treatment maps</w:t>
      </w:r>
      <w:r>
        <w:t xml:space="preserve"> — a side-by-side pair of maps at the top of the page, showing all loaded segments colour-coded by risk level. The right map updates in real time as you apply treatments.</w:t>
      </w:r>
    </w:p>
    <w:p w14:paraId="40B7FC18" w14:textId="77777777" w:rsidR="009F57AD" w:rsidRDefault="00000000">
      <w:pPr>
        <w:pStyle w:val="ListBullet"/>
      </w:pPr>
      <w:r>
        <w:rPr>
          <w:b/>
        </w:rPr>
        <w:t>A three-column panel</w:t>
      </w:r>
      <w:r>
        <w:t xml:space="preserve"> below the maps — Treatment Options on the left, the segment street-level image in the middle, and the Scores &amp; Attributes panel on the right.</w:t>
      </w:r>
    </w:p>
    <w:p w14:paraId="6D4EED2C" w14:textId="77777777" w:rsidR="009F57AD" w:rsidRDefault="00000000">
      <w:pPr>
        <w:pStyle w:val="ListBullet"/>
      </w:pPr>
      <w:r>
        <w:rPr>
          <w:b/>
        </w:rPr>
        <w:t>An Overall Treatment Analysis section</w:t>
      </w:r>
      <w:r>
        <w:t xml:space="preserve"> at the bottom with pie charts comparing the risk band distributions before and after your treatments. The charts and percentages dynamically update based on your active tab — showing aggregate data for "All Projects" or specific data for a selected project, updating in real time as treatments are applied.</w:t>
      </w:r>
    </w:p>
    <w:p w14:paraId="07EDA3A1" w14:textId="77777777" w:rsidR="009F57AD" w:rsidRDefault="00000000">
      <w:r>
        <w:lastRenderedPageBreak/>
        <w:t xml:space="preserve">The </w:t>
      </w:r>
      <w:r>
        <w:rPr>
          <w:b/>
        </w:rPr>
        <w:t>page number</w:t>
      </w:r>
      <w:r>
        <w:t xml:space="preserve"> shown at the top right (e.g. </w:t>
      </w:r>
      <w:r>
        <w:rPr>
          <w:rFonts w:ascii="Courier New" w:hAnsi="Courier New"/>
          <w:color w:val="C53030"/>
          <w:sz w:val="18"/>
        </w:rPr>
        <w:t>3 / 120</w:t>
      </w:r>
      <w:r>
        <w:t xml:space="preserve">) tells you which segment you are currently viewing out of the total. Use the </w:t>
      </w:r>
      <w:r>
        <w:rPr>
          <w:b/>
        </w:rPr>
        <w:t>Previous</w:t>
      </w:r>
      <w:r>
        <w:t xml:space="preserve"> and </w:t>
      </w:r>
      <w:r>
        <w:rPr>
          <w:b/>
        </w:rPr>
        <w:t>Next</w:t>
      </w:r>
      <w:r>
        <w:t xml:space="preserve"> buttons, or type a page number directly, to jump to any segment.</w:t>
      </w:r>
    </w:p>
    <w:p w14:paraId="42AB07AB" w14:textId="77777777" w:rsidR="009F57AD" w:rsidRDefault="009F57AD">
      <w:pPr>
        <w:pBdr>
          <w:bottom w:val="single" w:sz="6" w:space="1" w:color="CCCCCC"/>
        </w:pBdr>
        <w:spacing w:after="0"/>
      </w:pPr>
    </w:p>
    <w:p w14:paraId="3651FD18" w14:textId="77777777" w:rsidR="009F57AD" w:rsidRDefault="00000000">
      <w:pPr>
        <w:pStyle w:val="Heading3"/>
        <w:spacing w:before="160"/>
      </w:pPr>
      <w:r>
        <w:t>Step 3: Choose By Segment or By Treatment view</w:t>
      </w:r>
    </w:p>
    <w:p w14:paraId="0267509F" w14:textId="77777777" w:rsidR="009F57AD" w:rsidRDefault="00000000">
      <w:r>
        <w:t xml:space="preserve">The </w:t>
      </w:r>
      <w:r>
        <w:rPr>
          <w:b/>
        </w:rPr>
        <w:t>Treatment Options</w:t>
      </w:r>
      <w:r>
        <w:t xml:space="preserve"> panel on the left has a dropdown that lets you switch between two views:</w:t>
      </w:r>
    </w:p>
    <w:tbl>
      <w:tblPr>
        <w:tblStyle w:val="TableGrid"/>
        <w:tblW w:w="0" w:type="auto"/>
        <w:tblLook w:val="04A0" w:firstRow="1" w:lastRow="0" w:firstColumn="1" w:lastColumn="0" w:noHBand="0" w:noVBand="1"/>
      </w:tblPr>
      <w:tblGrid>
        <w:gridCol w:w="2876"/>
        <w:gridCol w:w="2877"/>
        <w:gridCol w:w="2877"/>
      </w:tblGrid>
      <w:tr w:rsidR="009F57AD" w14:paraId="09A43BDF" w14:textId="77777777">
        <w:tc>
          <w:tcPr>
            <w:tcW w:w="2880" w:type="dxa"/>
            <w:shd w:val="clear" w:color="auto" w:fill="EDF2F7"/>
          </w:tcPr>
          <w:p w14:paraId="508CA180" w14:textId="77777777" w:rsidR="009F57AD" w:rsidRDefault="00000000">
            <w:r>
              <w:rPr>
                <w:b/>
                <w:sz w:val="18"/>
              </w:rPr>
              <w:t>View</w:t>
            </w:r>
          </w:p>
        </w:tc>
        <w:tc>
          <w:tcPr>
            <w:tcW w:w="2880" w:type="dxa"/>
            <w:shd w:val="clear" w:color="auto" w:fill="EDF2F7"/>
          </w:tcPr>
          <w:p w14:paraId="3E1C9F1E" w14:textId="77777777" w:rsidR="009F57AD" w:rsidRDefault="00000000">
            <w:r>
              <w:rPr>
                <w:b/>
                <w:sz w:val="18"/>
              </w:rPr>
              <w:t>What it shows</w:t>
            </w:r>
          </w:p>
        </w:tc>
        <w:tc>
          <w:tcPr>
            <w:tcW w:w="2880" w:type="dxa"/>
            <w:shd w:val="clear" w:color="auto" w:fill="EDF2F7"/>
          </w:tcPr>
          <w:p w14:paraId="6B1116CA" w14:textId="77777777" w:rsidR="009F57AD" w:rsidRDefault="00000000">
            <w:r>
              <w:rPr>
                <w:b/>
                <w:sz w:val="18"/>
              </w:rPr>
              <w:t>Best used when</w:t>
            </w:r>
          </w:p>
        </w:tc>
      </w:tr>
      <w:tr w:rsidR="009F57AD" w14:paraId="39AFEEE5" w14:textId="77777777">
        <w:tc>
          <w:tcPr>
            <w:tcW w:w="2880" w:type="dxa"/>
          </w:tcPr>
          <w:p w14:paraId="7C99907B" w14:textId="77777777" w:rsidR="009F57AD" w:rsidRDefault="00000000">
            <w:r>
              <w:rPr>
                <w:b/>
                <w:sz w:val="18"/>
              </w:rPr>
              <w:t>By Segment</w:t>
            </w:r>
          </w:p>
        </w:tc>
        <w:tc>
          <w:tcPr>
            <w:tcW w:w="2880" w:type="dxa"/>
          </w:tcPr>
          <w:p w14:paraId="2A48C0E9" w14:textId="77777777" w:rsidR="009F57AD" w:rsidRDefault="00000000">
            <w:r>
              <w:rPr>
                <w:sz w:val="18"/>
              </w:rPr>
              <w:t>Only the treatments that are relevant to the segment you are currently viewing, sorted by how much each treatment would reduce the risk score (most improvement first)</w:t>
            </w:r>
          </w:p>
        </w:tc>
        <w:tc>
          <w:tcPr>
            <w:tcW w:w="2880" w:type="dxa"/>
          </w:tcPr>
          <w:p w14:paraId="441D78CB" w14:textId="77777777" w:rsidR="009F57AD" w:rsidRDefault="00000000">
            <w:r>
              <w:rPr>
                <w:sz w:val="18"/>
              </w:rPr>
              <w:t>You want to work through the path segment-by-segment and decide on the best fix for each one</w:t>
            </w:r>
          </w:p>
        </w:tc>
      </w:tr>
      <w:tr w:rsidR="009F57AD" w14:paraId="03F1E667" w14:textId="77777777">
        <w:tc>
          <w:tcPr>
            <w:tcW w:w="2880" w:type="dxa"/>
          </w:tcPr>
          <w:p w14:paraId="2D6C974B" w14:textId="77777777" w:rsidR="009F57AD" w:rsidRDefault="00000000">
            <w:r>
              <w:rPr>
                <w:b/>
                <w:sz w:val="18"/>
              </w:rPr>
              <w:t>By Treatment</w:t>
            </w:r>
          </w:p>
        </w:tc>
        <w:tc>
          <w:tcPr>
            <w:tcW w:w="2880" w:type="dxa"/>
          </w:tcPr>
          <w:p w14:paraId="39F4D264" w14:textId="77777777" w:rsidR="009F57AD" w:rsidRDefault="00000000">
            <w:r>
              <w:rPr>
                <w:sz w:val="18"/>
              </w:rPr>
              <w:t>All treatments that are applicable to at least one segment across the entire loaded project, sorted by how many segments each treatment improves</w:t>
            </w:r>
          </w:p>
        </w:tc>
        <w:tc>
          <w:tcPr>
            <w:tcW w:w="2880" w:type="dxa"/>
          </w:tcPr>
          <w:p w14:paraId="00381E60" w14:textId="77777777" w:rsidR="009F57AD" w:rsidRDefault="00000000">
            <w:r>
              <w:rPr>
                <w:sz w:val="18"/>
              </w:rPr>
              <w:t>You want to roll out one improvement (e.g. adding signage) across as many segments as possible in one action</w:t>
            </w:r>
          </w:p>
        </w:tc>
      </w:tr>
    </w:tbl>
    <w:p w14:paraId="7220A042" w14:textId="77777777" w:rsidR="009F57AD" w:rsidRDefault="009F57AD"/>
    <w:p w14:paraId="68B0FDF2" w14:textId="77777777" w:rsidR="009F57AD" w:rsidRDefault="009F57AD">
      <w:pPr>
        <w:pBdr>
          <w:bottom w:val="single" w:sz="6" w:space="1" w:color="CCCCCC"/>
        </w:pBdr>
        <w:spacing w:after="0"/>
      </w:pPr>
    </w:p>
    <w:p w14:paraId="690B0B3F" w14:textId="77777777" w:rsidR="009F57AD" w:rsidRDefault="00000000">
      <w:pPr>
        <w:pStyle w:val="Heading3"/>
        <w:spacing w:before="160"/>
      </w:pPr>
      <w:r>
        <w:t>Step 4: Select and preview treatments</w:t>
      </w:r>
    </w:p>
    <w:p w14:paraId="67BB6406" w14:textId="77777777" w:rsidR="009F57AD" w:rsidRDefault="00000000">
      <w:r>
        <w:t>Tick the checkbox next to one or more treatments to select them. Selected treatments are highlighted in the panel.</w:t>
      </w:r>
    </w:p>
    <w:p w14:paraId="1AF928DA" w14:textId="77777777" w:rsidR="009F57AD" w:rsidRDefault="00000000">
      <w:pPr>
        <w:pBdr>
          <w:left w:val="single" w:sz="12" w:space="4" w:color="3182CE"/>
        </w:pBdr>
        <w:spacing w:before="80" w:after="80"/>
        <w:ind w:left="504"/>
      </w:pPr>
      <w:r>
        <w:rPr>
          <w:i/>
          <w:color w:val="4A5568"/>
        </w:rPr>
        <w:t>[!IMPORTANT]</w:t>
      </w:r>
    </w:p>
    <w:p w14:paraId="63A0F189" w14:textId="77777777" w:rsidR="009F57AD" w:rsidRDefault="00000000">
      <w:pPr>
        <w:pBdr>
          <w:left w:val="single" w:sz="12" w:space="4" w:color="3182CE"/>
        </w:pBdr>
        <w:spacing w:before="80" w:after="80"/>
        <w:ind w:left="504"/>
      </w:pPr>
      <w:r>
        <w:rPr>
          <w:i/>
          <w:color w:val="4A5568"/>
        </w:rPr>
        <w:t>The **Show Post-Treatment** toggle (located in the Attributes panel header on the right) must be switched **on** to see the live preview of the post-treatment risk scores and attribute changes. If this is toggled off, only the original (pre-treatment) scores will be displayed.</w:t>
      </w:r>
    </w:p>
    <w:p w14:paraId="305EF368" w14:textId="77777777" w:rsidR="009F57AD" w:rsidRDefault="00000000">
      <w:r>
        <w:t xml:space="preserve">Once the </w:t>
      </w:r>
      <w:r>
        <w:rPr>
          <w:b/>
        </w:rPr>
        <w:t>Show Post-Treatment</w:t>
      </w:r>
      <w:r>
        <w:t xml:space="preserve"> toggle is enabled, selecting a treatment will show a </w:t>
      </w:r>
      <w:r>
        <w:rPr>
          <w:b/>
        </w:rPr>
        <w:t>live preview</w:t>
      </w:r>
      <w:r>
        <w:t xml:space="preserve"> in the </w:t>
      </w:r>
      <w:r>
        <w:rPr>
          <w:b/>
        </w:rPr>
        <w:t>Scores card</w:t>
      </w:r>
      <w:r>
        <w:t xml:space="preserve"> on the right of what the risk scores would look like if you applied those treatments to the current segment. The preview updates automatically whenever you change your selection — you do not need to click anything to trigger it.</w:t>
      </w:r>
    </w:p>
    <w:p w14:paraId="45ACA011" w14:textId="77777777" w:rsidR="009F57AD" w:rsidRDefault="00000000">
      <w:r>
        <w:t>With the toggle on, the attributes panel also updates to display exactly which attribute values would change if the selected treatments were applied, so you can understand the reasoning behind the score change.</w:t>
      </w:r>
    </w:p>
    <w:p w14:paraId="0A858A5D" w14:textId="77777777" w:rsidR="009F57AD" w:rsidRDefault="00000000">
      <w:pPr>
        <w:pBdr>
          <w:left w:val="single" w:sz="12" w:space="4" w:color="3182CE"/>
        </w:pBdr>
        <w:spacing w:before="80" w:after="80"/>
        <w:ind w:left="504"/>
      </w:pPr>
      <w:r>
        <w:rPr>
          <w:i/>
          <w:color w:val="4A5568"/>
        </w:rPr>
        <w:t>**Note:** Selecting treatments only previews the effect — nothing is saved until you click Apply.</w:t>
      </w:r>
    </w:p>
    <w:p w14:paraId="4019D1A0" w14:textId="77777777" w:rsidR="009F57AD" w:rsidRDefault="009F57AD">
      <w:pPr>
        <w:pBdr>
          <w:bottom w:val="single" w:sz="6" w:space="1" w:color="CCCCCC"/>
        </w:pBdr>
        <w:spacing w:after="0"/>
      </w:pPr>
    </w:p>
    <w:p w14:paraId="398BB7AC" w14:textId="77777777" w:rsidR="009F57AD" w:rsidRDefault="00000000">
      <w:pPr>
        <w:pStyle w:val="Heading3"/>
        <w:spacing w:before="160"/>
      </w:pPr>
      <w:r>
        <w:t>Step 5: Apply treatments</w:t>
      </w:r>
    </w:p>
    <w:p w14:paraId="40122570" w14:textId="77777777" w:rsidR="009F57AD" w:rsidRDefault="00000000">
      <w:r>
        <w:t xml:space="preserve">When you are satisfied with your selection, click </w:t>
      </w:r>
      <w:r>
        <w:rPr>
          <w:b/>
        </w:rPr>
        <w:t>Apply (N)</w:t>
      </w:r>
      <w:r>
        <w:t xml:space="preserve"> at the bottom of the Treatment Options panel (where *N* is the number of treatments selected):</w:t>
      </w:r>
    </w:p>
    <w:p w14:paraId="13331F5E" w14:textId="77777777" w:rsidR="009F57AD" w:rsidRDefault="00000000">
      <w:pPr>
        <w:pStyle w:val="ListBullet"/>
      </w:pPr>
      <w:r>
        <w:rPr>
          <w:b/>
        </w:rPr>
        <w:lastRenderedPageBreak/>
        <w:t>In By Segment mode</w:t>
      </w:r>
      <w:r>
        <w:t>, Apply saves the selected treatments for the current segment only. The treatment colours on the After Treatment map will update for that segment immediately.</w:t>
      </w:r>
    </w:p>
    <w:p w14:paraId="2B471F48" w14:textId="77777777" w:rsidR="009F57AD" w:rsidRDefault="00000000">
      <w:pPr>
        <w:pStyle w:val="ListBullet"/>
      </w:pPr>
      <w:r>
        <w:rPr>
          <w:b/>
        </w:rPr>
        <w:t>In By Treatment mode</w:t>
      </w:r>
      <w:r>
        <w:t xml:space="preserve">, Apply triggers a confirmation dialog listing each selected treatment and asking whether to apply it to </w:t>
      </w:r>
      <w:r>
        <w:rPr>
          <w:b/>
        </w:rPr>
        <w:t>all eligible segments</w:t>
      </w:r>
      <w:r>
        <w:t xml:space="preserve"> across the loaded project. Confirm to apply in bulk, or cancel to go back.</w:t>
      </w:r>
    </w:p>
    <w:p w14:paraId="6287E798" w14:textId="77777777" w:rsidR="009F57AD" w:rsidRDefault="00000000">
      <w:r>
        <w:t xml:space="preserve">If you change your mind about an applied treatment on the current segment, click the </w:t>
      </w:r>
      <w:r>
        <w:rPr>
          <w:b/>
        </w:rPr>
        <w:t>Reset</w:t>
      </w:r>
      <w:r>
        <w:t xml:space="preserve"> button that appears for that treatment to remove it and restore the original scores for that segment.</w:t>
      </w:r>
    </w:p>
    <w:p w14:paraId="12CC9547" w14:textId="77777777" w:rsidR="009F57AD" w:rsidRDefault="009F57AD">
      <w:pPr>
        <w:pBdr>
          <w:bottom w:val="single" w:sz="6" w:space="1" w:color="CCCCCC"/>
        </w:pBdr>
        <w:spacing w:after="0"/>
      </w:pPr>
    </w:p>
    <w:p w14:paraId="4D877D37" w14:textId="77777777" w:rsidR="009F57AD" w:rsidRDefault="00000000">
      <w:pPr>
        <w:pStyle w:val="Heading3"/>
        <w:spacing w:before="160"/>
      </w:pPr>
      <w:r>
        <w:t>Step 6: Read the segment image, scores, and attributes</w:t>
      </w:r>
    </w:p>
    <w:p w14:paraId="61DB7833" w14:textId="77777777" w:rsidR="009F57AD" w:rsidRDefault="00000000">
      <w:r>
        <w:t xml:space="preserve">The </w:t>
      </w:r>
      <w:r>
        <w:rPr>
          <w:b/>
        </w:rPr>
        <w:t>middle column</w:t>
      </w:r>
      <w:r>
        <w:t xml:space="preserve"> shows the street-level photograph for the current segment. Use </w:t>
      </w:r>
      <w:r>
        <w:rPr>
          <w:b/>
        </w:rPr>
        <w:t>Previous</w:t>
      </w:r>
      <w:r>
        <w:t xml:space="preserve"> and </w:t>
      </w:r>
      <w:r>
        <w:rPr>
          <w:b/>
        </w:rPr>
        <w:t>Next</w:t>
      </w:r>
      <w:r>
        <w:t xml:space="preserve"> to move through segments, or jump to a specific page number.</w:t>
      </w:r>
    </w:p>
    <w:p w14:paraId="3B9F38D5" w14:textId="77777777" w:rsidR="009F57AD" w:rsidRDefault="00000000">
      <w:r>
        <w:t xml:space="preserve">The </w:t>
      </w:r>
      <w:r>
        <w:rPr>
          <w:b/>
        </w:rPr>
        <w:t>right column</w:t>
      </w:r>
      <w:r>
        <w:t xml:space="preserve"> shows two panels:</w:t>
      </w:r>
    </w:p>
    <w:p w14:paraId="66542A54" w14:textId="77777777" w:rsidR="009F57AD" w:rsidRDefault="00000000">
      <w:pPr>
        <w:pStyle w:val="ListBullet"/>
      </w:pPr>
      <w:r>
        <w:rPr>
          <w:b/>
        </w:rPr>
        <w:t>Segment Scores</w:t>
      </w:r>
      <w:r>
        <w:t xml:space="preserve"> — displays the four CycleRAP risk scores for the current segment: Vehicle-Bicycle (VB), Bicycle-Pedestrian (BP), Single-Bicycle (SB), and Bicycle-Bicycle (BB). When treatments are selected, this panel shows the previewed scores alongside the original scores so you can compare.</w:t>
      </w:r>
    </w:p>
    <w:p w14:paraId="45E8C862" w14:textId="77777777" w:rsidR="009F57AD" w:rsidRDefault="00000000">
      <w:pPr>
        <w:pStyle w:val="ListBullet"/>
      </w:pPr>
      <w:r>
        <w:rPr>
          <w:b/>
        </w:rPr>
        <w:t>Attributes panel</w:t>
      </w:r>
      <w:r>
        <w:t xml:space="preserve"> — lists all coded attribute values for the current segment. Toggle </w:t>
      </w:r>
      <w:r>
        <w:rPr>
          <w:b/>
        </w:rPr>
        <w:t>Show Post-Treatment</w:t>
      </w:r>
      <w:r>
        <w:t xml:space="preserve"> to switch between the original coded values and the values that would result from the selected treatments.</w:t>
      </w:r>
    </w:p>
    <w:p w14:paraId="0E5C38B6" w14:textId="77777777" w:rsidR="009F57AD" w:rsidRDefault="009F57AD">
      <w:pPr>
        <w:pBdr>
          <w:bottom w:val="single" w:sz="6" w:space="1" w:color="CCCCCC"/>
        </w:pBdr>
        <w:spacing w:after="0"/>
      </w:pPr>
    </w:p>
    <w:p w14:paraId="02F8612F" w14:textId="77777777" w:rsidR="009F57AD" w:rsidRDefault="00000000">
      <w:pPr>
        <w:pStyle w:val="Heading3"/>
        <w:spacing w:before="160"/>
      </w:pPr>
      <w:r>
        <w:t>Step 7: Before and After maps</w:t>
      </w:r>
    </w:p>
    <w:p w14:paraId="0DB4EAFF" w14:textId="77777777" w:rsidR="009F57AD" w:rsidRDefault="00000000">
      <w:r>
        <w:t>The two maps at the top of the page give you a project-wide view of how treatments are changing risk across all segments:</w:t>
      </w:r>
    </w:p>
    <w:p w14:paraId="70A7DE7A" w14:textId="77777777" w:rsidR="009F57AD" w:rsidRDefault="00000000">
      <w:pPr>
        <w:pStyle w:val="ListBullet"/>
      </w:pPr>
      <w:r>
        <w:rPr>
          <w:b/>
        </w:rPr>
        <w:t>Before Treatment map</w:t>
      </w:r>
      <w:r>
        <w:t xml:space="preserve"> — always shows the original risk-band colouring for every segment (green = Low, yellow = Medium, orange = High, purple = Extreme). This map does not change as you apply treatments.</w:t>
      </w:r>
    </w:p>
    <w:p w14:paraId="730ED4BF" w14:textId="77777777" w:rsidR="009F57AD" w:rsidRDefault="00000000">
      <w:pPr>
        <w:pStyle w:val="ListBullet"/>
      </w:pPr>
      <w:r>
        <w:rPr>
          <w:b/>
        </w:rPr>
        <w:t>After Treatment map</w:t>
      </w:r>
      <w:r>
        <w:t xml:space="preserve"> — updates in real time as you apply treatments. Segments that have been treated will shift colour to reflect their new risk band. Segments with no applied treatments remain the same colour as the Before map.</w:t>
      </w:r>
    </w:p>
    <w:p w14:paraId="1B0488EB" w14:textId="77777777" w:rsidR="009F57AD" w:rsidRDefault="00000000">
      <w:r>
        <w:t>Click any segment on either map to jump directly to that segment's page in the panel below.</w:t>
      </w:r>
    </w:p>
    <w:p w14:paraId="180557A5" w14:textId="77777777" w:rsidR="009F57AD" w:rsidRDefault="009F57AD">
      <w:pPr>
        <w:pBdr>
          <w:bottom w:val="single" w:sz="6" w:space="1" w:color="CCCCCC"/>
        </w:pBdr>
        <w:spacing w:after="0"/>
      </w:pPr>
    </w:p>
    <w:p w14:paraId="2000183B" w14:textId="77777777" w:rsidR="009F57AD" w:rsidRDefault="00000000">
      <w:pPr>
        <w:pStyle w:val="Heading3"/>
        <w:spacing w:before="160"/>
      </w:pPr>
      <w:r>
        <w:t>Step 8: Generate AI visualisations of proposed improvements</w:t>
      </w:r>
    </w:p>
    <w:p w14:paraId="3EAE4741" w14:textId="77777777" w:rsidR="009F57AD" w:rsidRDefault="00000000">
      <w:r>
        <w:t>The Treatment Options panel includes two clipboard buttons that help you create visual representations of proposed improvements using external AI image tools:</w:t>
      </w:r>
    </w:p>
    <w:p w14:paraId="3EF06ED1" w14:textId="77777777" w:rsidR="009F57AD" w:rsidRDefault="00000000">
      <w:pPr>
        <w:pStyle w:val="ListBullet"/>
      </w:pPr>
      <w:r>
        <w:rPr>
          <w:b/>
        </w:rPr>
        <w:lastRenderedPageBreak/>
        <w:t>Copy prompt</w:t>
      </w:r>
      <w:r>
        <w:t xml:space="preserve"> — copies a ready-to-use text prompt describing treatments in plain language. This button has a dropdown with two options:</w:t>
      </w:r>
    </w:p>
    <w:p w14:paraId="28D8187A" w14:textId="77777777" w:rsidR="009F57AD" w:rsidRDefault="00000000">
      <w:pPr>
        <w:pStyle w:val="ListBullet2"/>
      </w:pPr>
      <w:r>
        <w:rPr>
          <w:b/>
        </w:rPr>
        <w:t>Copy Applied</w:t>
      </w:r>
      <w:r>
        <w:t xml:space="preserve"> — copies a prompt based on the treatments already </w:t>
      </w:r>
      <w:r>
        <w:rPr>
          <w:b/>
        </w:rPr>
        <w:t>applied and saved</w:t>
      </w:r>
      <w:r>
        <w:t xml:space="preserve"> for this segment.</w:t>
      </w:r>
    </w:p>
    <w:p w14:paraId="052FBDEA" w14:textId="77777777" w:rsidR="009F57AD" w:rsidRDefault="00000000">
      <w:pPr>
        <w:pStyle w:val="ListBullet2"/>
      </w:pPr>
      <w:r>
        <w:rPr>
          <w:b/>
        </w:rPr>
        <w:t>Copy Selected</w:t>
      </w:r>
      <w:r>
        <w:t xml:space="preserve"> — copies a prompt based on the treatments currently </w:t>
      </w:r>
      <w:r>
        <w:rPr>
          <w:b/>
        </w:rPr>
        <w:t>ticked/selected</w:t>
      </w:r>
      <w:r>
        <w:t xml:space="preserve"> in the panel (even if not yet applied).</w:t>
      </w:r>
    </w:p>
    <w:p w14:paraId="13957953" w14:textId="77777777" w:rsidR="009F57AD" w:rsidRDefault="00000000">
      <w:r>
        <w:t>Paste the prompt into an AI image generation tool (such as ChatGPT or DALL·E) to generate a visual mock-up of what the improved path might look like.</w:t>
      </w:r>
    </w:p>
    <w:p w14:paraId="685C2B48" w14:textId="77777777" w:rsidR="009F57AD" w:rsidRDefault="00000000">
      <w:pPr>
        <w:pStyle w:val="ListBullet"/>
      </w:pPr>
      <w:r>
        <w:rPr>
          <w:b/>
        </w:rPr>
        <w:t>Copy image</w:t>
      </w:r>
      <w:r>
        <w:t xml:space="preserve"> — copies the current segment photograph directly to your clipboard. Paste it into the same AI tool alongside the prompt so the tool has the actual scene to work from.</w:t>
      </w:r>
    </w:p>
    <w:p w14:paraId="32F569F6" w14:textId="77777777" w:rsidR="009F57AD" w:rsidRDefault="00000000">
      <w:r>
        <w:t xml:space="preserve">Use </w:t>
      </w:r>
      <w:r>
        <w:rPr>
          <w:b/>
        </w:rPr>
        <w:t>Copy Selected</w:t>
      </w:r>
      <w:r>
        <w:t xml:space="preserve"> when you are exploring options and want to preview the AI image before committing. Use </w:t>
      </w:r>
      <w:r>
        <w:rPr>
          <w:b/>
        </w:rPr>
        <w:t>Copy Applied</w:t>
      </w:r>
      <w:r>
        <w:t xml:space="preserve"> when you have already applied treatments and want to generate the final before-and-after visualisation.</w:t>
      </w:r>
    </w:p>
    <w:p w14:paraId="0BEEBF10" w14:textId="77777777" w:rsidR="009F57AD" w:rsidRDefault="009F57AD">
      <w:pPr>
        <w:pBdr>
          <w:bottom w:val="single" w:sz="6" w:space="1" w:color="CCCCCC"/>
        </w:pBdr>
        <w:spacing w:after="0"/>
      </w:pPr>
    </w:p>
    <w:p w14:paraId="6124813B" w14:textId="77777777" w:rsidR="009F57AD" w:rsidRDefault="00000000">
      <w:pPr>
        <w:pStyle w:val="Heading3"/>
        <w:spacing w:before="160"/>
      </w:pPr>
      <w:r>
        <w:t>Step 9: Review the Overall Treatment Analysis</w:t>
      </w:r>
    </w:p>
    <w:p w14:paraId="507EAC05" w14:textId="77777777" w:rsidR="009F57AD" w:rsidRDefault="00000000">
      <w:r>
        <w:t xml:space="preserve">Scroll to the bottom of the page to see the </w:t>
      </w:r>
      <w:r>
        <w:rPr>
          <w:b/>
        </w:rPr>
        <w:t>Overall Treatment Analysis</w:t>
      </w:r>
      <w:r>
        <w:t xml:space="preserve"> section. It shows two rows of five pie charts each — one row for </w:t>
      </w:r>
      <w:r>
        <w:rPr>
          <w:b/>
        </w:rPr>
        <w:t>Before Treatment</w:t>
      </w:r>
      <w:r>
        <w:t xml:space="preserve"> and one for </w:t>
      </w:r>
      <w:r>
        <w:rPr>
          <w:b/>
        </w:rPr>
        <w:t>After Treatment</w:t>
      </w:r>
      <w:r>
        <w:t>:</w:t>
      </w:r>
    </w:p>
    <w:p w14:paraId="269A11C3" w14:textId="77777777" w:rsidR="009F57AD" w:rsidRDefault="00000000">
      <w:pPr>
        <w:pStyle w:val="ListBullet"/>
      </w:pPr>
      <w:r>
        <w:t xml:space="preserve">Each pie chart covers one crash type: </w:t>
      </w:r>
      <w:r>
        <w:rPr>
          <w:b/>
        </w:rPr>
        <w:t>Overall</w:t>
      </w:r>
      <w:r>
        <w:t xml:space="preserve">, </w:t>
      </w:r>
      <w:r>
        <w:rPr>
          <w:b/>
        </w:rPr>
        <w:t>Vehicle-Bicycle (VB)</w:t>
      </w:r>
      <w:r>
        <w:t xml:space="preserve">, </w:t>
      </w:r>
      <w:r>
        <w:rPr>
          <w:b/>
        </w:rPr>
        <w:t>Bicycle-Pedestrian (BP)</w:t>
      </w:r>
      <w:r>
        <w:t xml:space="preserve">, </w:t>
      </w:r>
      <w:r>
        <w:rPr>
          <w:b/>
        </w:rPr>
        <w:t>Single-Bicycle (SB)</w:t>
      </w:r>
      <w:r>
        <w:t xml:space="preserve">, and </w:t>
      </w:r>
      <w:r>
        <w:rPr>
          <w:b/>
        </w:rPr>
        <w:t>Bicycle-Bicycle (BB)</w:t>
      </w:r>
      <w:r>
        <w:t>.</w:t>
      </w:r>
    </w:p>
    <w:p w14:paraId="7FA8266D" w14:textId="77777777" w:rsidR="009F57AD" w:rsidRDefault="00000000">
      <w:pPr>
        <w:pStyle w:val="ListBullet"/>
      </w:pPr>
      <w:r>
        <w:t>Each chart shows how the segments in the loaded project are distributed across the four risk bands (Low, Medium, High, Extreme).</w:t>
      </w:r>
    </w:p>
    <w:p w14:paraId="70D71377" w14:textId="77777777" w:rsidR="009F57AD" w:rsidRDefault="00000000">
      <w:pPr>
        <w:pStyle w:val="ListBullet"/>
      </w:pPr>
      <w:r>
        <w:t>The After Treatment row updates as you apply treatments, so you can see the project-wide impact of all your decisions at a glance.</w:t>
      </w:r>
    </w:p>
    <w:p w14:paraId="06129D6B" w14:textId="77777777" w:rsidR="009F57AD" w:rsidRDefault="00000000">
      <w:r>
        <w:t>Use these charts to get a quick sense of whether the treatments you have applied make a meaningful difference at the project level, not just for individual segments.</w:t>
      </w:r>
    </w:p>
    <w:p w14:paraId="132DB59D" w14:textId="77777777" w:rsidR="009F57AD" w:rsidRDefault="009F57AD">
      <w:pPr>
        <w:pBdr>
          <w:bottom w:val="single" w:sz="6" w:space="1" w:color="CCCCCC"/>
        </w:pBdr>
        <w:spacing w:after="0"/>
      </w:pPr>
    </w:p>
    <w:p w14:paraId="5B9D1429" w14:textId="77777777" w:rsidR="009F57AD" w:rsidRDefault="00000000">
      <w:pPr>
        <w:pStyle w:val="Heading3"/>
        <w:spacing w:before="160"/>
      </w:pPr>
      <w:r>
        <w:t>Tips and common workflows</w:t>
      </w:r>
    </w:p>
    <w:p w14:paraId="341B57B7" w14:textId="77777777" w:rsidR="009F57AD" w:rsidRDefault="00000000">
      <w:pPr>
        <w:pStyle w:val="ListBullet"/>
      </w:pPr>
      <w:r>
        <w:rPr>
          <w:b/>
        </w:rPr>
        <w:t>Pre and Post tagging</w:t>
      </w:r>
      <w:r>
        <w:t xml:space="preserve"> — if you are working with a before-and-after survey pair, tag one project </w:t>
      </w:r>
      <w:r>
        <w:rPr>
          <w:rFonts w:ascii="Courier New" w:hAnsi="Courier New"/>
          <w:color w:val="C53030"/>
          <w:sz w:val="18"/>
        </w:rPr>
        <w:t>Pre</w:t>
      </w:r>
      <w:r>
        <w:t xml:space="preserve"> and the other </w:t>
      </w:r>
      <w:r>
        <w:rPr>
          <w:rFonts w:ascii="Courier New" w:hAnsi="Courier New"/>
          <w:color w:val="C53030"/>
          <w:sz w:val="18"/>
        </w:rPr>
        <w:t>Post</w:t>
      </w:r>
      <w:r>
        <w:t>, then load both together. You can then compare the actual post-treatment survey against PSAT's predicted improvement.</w:t>
      </w:r>
    </w:p>
    <w:p w14:paraId="1800D3C3" w14:textId="77777777" w:rsidR="009F57AD" w:rsidRDefault="00000000">
      <w:pPr>
        <w:pStyle w:val="ListBullet"/>
      </w:pPr>
      <w:r>
        <w:rPr>
          <w:b/>
        </w:rPr>
        <w:t>Applying a single improvement across a whole project</w:t>
      </w:r>
      <w:r>
        <w:t xml:space="preserve"> — switch to </w:t>
      </w:r>
      <w:r>
        <w:rPr>
          <w:b/>
        </w:rPr>
        <w:t>By Treatment</w:t>
      </w:r>
      <w:r>
        <w:t xml:space="preserve"> view, find the treatment you want, tick it, then click Apply. The confirmation dialog will list all eligible segments; confirm to apply in bulk.</w:t>
      </w:r>
    </w:p>
    <w:p w14:paraId="72C88FDE" w14:textId="77777777" w:rsidR="009F57AD" w:rsidRDefault="00000000">
      <w:pPr>
        <w:pStyle w:val="ListBullet"/>
      </w:pPr>
      <w:r>
        <w:rPr>
          <w:b/>
        </w:rPr>
        <w:t>Undoing all changes</w:t>
      </w:r>
      <w:r>
        <w:t xml:space="preserve"> — if you want to start fresh, navigate to each segment that has been treated and click Reset to remove treatments one segment at a time.</w:t>
      </w:r>
    </w:p>
    <w:p w14:paraId="1344220D" w14:textId="77777777" w:rsidR="009F57AD" w:rsidRDefault="00000000">
      <w:pPr>
        <w:pStyle w:val="ListBullet"/>
      </w:pPr>
      <w:r>
        <w:rPr>
          <w:b/>
        </w:rPr>
        <w:lastRenderedPageBreak/>
        <w:t>Checking what was already applied</w:t>
      </w:r>
      <w:r>
        <w:t xml:space="preserve"> — treatments that have already been saved for the current segment are shown with a </w:t>
      </w:r>
      <w:r>
        <w:rPr>
          <w:b/>
        </w:rPr>
        <w:t>green background</w:t>
      </w:r>
      <w:r>
        <w:t xml:space="preserve"> in the Treatment Options panel, so you can see at a glance what is already in place.</w:t>
      </w:r>
    </w:p>
    <w:p w14:paraId="37DAFD80" w14:textId="77777777" w:rsidR="009F57AD" w:rsidRDefault="009F57AD">
      <w:pPr>
        <w:pBdr>
          <w:bottom w:val="single" w:sz="6" w:space="1" w:color="CCCCCC"/>
        </w:pBdr>
        <w:spacing w:after="0"/>
      </w:pPr>
    </w:p>
    <w:p w14:paraId="673BFADA" w14:textId="77777777" w:rsidR="009F57AD" w:rsidRDefault="009F57AD">
      <w:pPr>
        <w:pBdr>
          <w:bottom w:val="single" w:sz="6" w:space="1" w:color="CCCCCC"/>
        </w:pBdr>
        <w:spacing w:after="0"/>
      </w:pPr>
    </w:p>
    <w:p w14:paraId="031377DB" w14:textId="77777777" w:rsidR="009F57AD" w:rsidRDefault="00000000">
      <w:pPr>
        <w:pStyle w:val="Heading3"/>
        <w:spacing w:before="160"/>
      </w:pPr>
      <w:r>
        <w:t>5.10 AI Score Preview — Before &amp; After Treatment</w:t>
      </w:r>
    </w:p>
    <w:p w14:paraId="1CE9CD4D" w14:textId="77777777" w:rsidR="009F57AD" w:rsidRDefault="00000000">
      <w:r>
        <w:t xml:space="preserve">When you select treatments in the Treatment Options panel, PSAT calculates a </w:t>
      </w:r>
      <w:r>
        <w:rPr>
          <w:b/>
        </w:rPr>
        <w:t>predicted score</w:t>
      </w:r>
      <w:r>
        <w:t xml:space="preserve"> for the current segment in real time. This before/after comparison lets you evaluate the safety impact of a treatment before committing to it.</w:t>
      </w:r>
    </w:p>
    <w:p w14:paraId="5075B40D" w14:textId="77777777" w:rsidR="009F57AD" w:rsidRDefault="00000000">
      <w:pPr>
        <w:pStyle w:val="Heading4"/>
      </w:pPr>
      <w:r>
        <w:t>How the Before / After Comparison Works</w:t>
      </w:r>
    </w:p>
    <w:p w14:paraId="4E894697" w14:textId="77777777" w:rsidR="009F57AD" w:rsidRDefault="00000000">
      <w:pPr>
        <w:pStyle w:val="ListNumber"/>
      </w:pPr>
      <w:r>
        <w:rPr>
          <w:b/>
        </w:rPr>
        <w:t>Before score</w:t>
      </w:r>
      <w:r>
        <w:t xml:space="preserve"> — the original crash type scores (BB, BP, SB, VB, Risk Score) computed from the coded attributes.</w:t>
      </w:r>
    </w:p>
    <w:p w14:paraId="0365EFF7" w14:textId="77777777" w:rsidR="009F57AD" w:rsidRDefault="00000000">
      <w:pPr>
        <w:pStyle w:val="ListNumber"/>
      </w:pPr>
      <w:r>
        <w:rPr>
          <w:b/>
        </w:rPr>
        <w:t>Treatment selected</w:t>
      </w:r>
      <w:r>
        <w:t xml:space="preserve"> — ticking a treatment checkbox immediately previews the effect on the current segment's scores.</w:t>
      </w:r>
    </w:p>
    <w:p w14:paraId="78B399CA" w14:textId="77777777" w:rsidR="009F57AD" w:rsidRDefault="00000000">
      <w:pPr>
        <w:pStyle w:val="ListNumber"/>
      </w:pPr>
      <w:r>
        <w:rPr>
          <w:b/>
        </w:rPr>
        <w:t>After score</w:t>
      </w:r>
      <w:r>
        <w:t xml:space="preserve"> — PSAT re-runs the CycleRAP scoring formula with the updated attribute values to produce a predicted post-treatment score.</w:t>
      </w:r>
    </w:p>
    <w:p w14:paraId="1D1FCA07" w14:textId="77777777" w:rsidR="009F57AD" w:rsidRDefault="00000000">
      <w:r>
        <w:t xml:space="preserve">The difference (reduction) is shown as a </w:t>
      </w:r>
      <w:r>
        <w:rPr>
          <w:b/>
        </w:rPr>
        <w:t>↓ value</w:t>
      </w:r>
      <w:r>
        <w:t xml:space="preserve"> beneath each crash type score card. A green indicator confirms improvement; no arrow means the treatment did not affect that crash type.</w:t>
      </w:r>
    </w:p>
    <w:p w14:paraId="67963AE5" w14:textId="77777777" w:rsidR="009F57AD" w:rsidRDefault="00000000">
      <w:pPr>
        <w:pStyle w:val="Heading4"/>
      </w:pPr>
      <w:r>
        <w:t>Reading the Score Cards</w:t>
      </w:r>
    </w:p>
    <w:p w14:paraId="095E408E" w14:textId="77777777" w:rsidR="009F57AD" w:rsidRDefault="00000000">
      <w:r>
        <w:t>When treatments are selected:</w:t>
      </w:r>
    </w:p>
    <w:p w14:paraId="7FDF477F" w14:textId="77777777" w:rsidR="009F57AD" w:rsidRDefault="00000000">
      <w:pPr>
        <w:pStyle w:val="ListBullet"/>
      </w:pPr>
      <w:r>
        <w:t xml:space="preserve">Each card shows the </w:t>
      </w:r>
      <w:r>
        <w:rPr>
          <w:b/>
        </w:rPr>
        <w:t>post-treatment score</w:t>
      </w:r>
      <w:r>
        <w:t xml:space="preserve"> in large text.</w:t>
      </w:r>
    </w:p>
    <w:p w14:paraId="33C6D104" w14:textId="77777777" w:rsidR="009F57AD" w:rsidRDefault="00000000">
      <w:pPr>
        <w:pStyle w:val="ListBullet"/>
      </w:pPr>
      <w:r>
        <w:t xml:space="preserve">A </w:t>
      </w:r>
      <w:r>
        <w:rPr>
          <w:b/>
        </w:rPr>
        <w:t>↓ X.XX</w:t>
      </w:r>
      <w:r>
        <w:t xml:space="preserve"> delta beneath it shows how much the score decreased.</w:t>
      </w:r>
    </w:p>
    <w:p w14:paraId="6D4D6649" w14:textId="77777777" w:rsidR="009F57AD" w:rsidRDefault="00000000">
      <w:pPr>
        <w:pStyle w:val="ListBullet"/>
      </w:pPr>
      <w:r>
        <w:t xml:space="preserve">The card background colour reflects the </w:t>
      </w:r>
      <w:r>
        <w:rPr>
          <w:b/>
        </w:rPr>
        <w:t>post-treatment band</w:t>
      </w:r>
      <w:r>
        <w:t xml:space="preserve"> — if a treatment moved a segment from High to Medium, the card will show the Medium (yellow/orange) colour.</w:t>
      </w:r>
    </w:p>
    <w:p w14:paraId="4D59E492" w14:textId="77777777" w:rsidR="009F57AD" w:rsidRDefault="00000000">
      <w:pPr>
        <w:pStyle w:val="Heading4"/>
      </w:pPr>
      <w:r>
        <w:t>Previewing Before You Apply</w:t>
      </w:r>
    </w:p>
    <w:p w14:paraId="0CA29E2B" w14:textId="77777777" w:rsidR="009F57AD" w:rsidRDefault="00000000">
      <w:pPr>
        <w:pBdr>
          <w:left w:val="single" w:sz="12" w:space="4" w:color="3182CE"/>
        </w:pBdr>
        <w:spacing w:before="80" w:after="80"/>
        <w:ind w:left="504"/>
      </w:pPr>
      <w:r>
        <w:rPr>
          <w:i/>
          <w:color w:val="4A5568"/>
        </w:rPr>
        <w:t>[!IMPORTANT]</w:t>
      </w:r>
    </w:p>
    <w:p w14:paraId="559A8507" w14:textId="77777777" w:rsidR="009F57AD" w:rsidRDefault="00000000">
      <w:pPr>
        <w:pBdr>
          <w:left w:val="single" w:sz="12" w:space="4" w:color="3182CE"/>
        </w:pBdr>
        <w:spacing w:before="80" w:after="80"/>
        <w:ind w:left="504"/>
      </w:pPr>
      <w:r>
        <w:rPr>
          <w:i/>
          <w:color w:val="4A5568"/>
        </w:rPr>
        <w:t>The **Show Post-Treatment** toggle must be switched **on** in the Attributes panel header to see the live score preview and attribute modifications. If it is toggled off, the score cards and attribute fields will continue showing the original pre-treatment values.</w:t>
      </w:r>
    </w:p>
    <w:p w14:paraId="23EE3A3B" w14:textId="77777777" w:rsidR="009F57AD" w:rsidRDefault="00000000">
      <w:r>
        <w:t xml:space="preserve">With the toggle enabled, tick any treatment checkbox to see the </w:t>
      </w:r>
      <w:r>
        <w:rPr>
          <w:b/>
        </w:rPr>
        <w:t>live score preview</w:t>
      </w:r>
      <w:r>
        <w:t xml:space="preserve"> for the current segment. The scores and attributes update automatically as you change your selection — you do not need to click Apply.</w:t>
      </w:r>
    </w:p>
    <w:p w14:paraId="053CB75D" w14:textId="77777777" w:rsidR="009F57AD" w:rsidRDefault="00000000">
      <w:pPr>
        <w:pBdr>
          <w:left w:val="single" w:sz="12" w:space="4" w:color="3182CE"/>
        </w:pBdr>
        <w:spacing w:before="80" w:after="80"/>
        <w:ind w:left="504"/>
      </w:pPr>
      <w:r>
        <w:rPr>
          <w:i/>
          <w:color w:val="4A5568"/>
        </w:rPr>
        <w:t>**Note:** Selecting treatments only previews the effect — nothing is saved until you click **Apply**.</w:t>
      </w:r>
    </w:p>
    <w:p w14:paraId="05531AAB" w14:textId="77777777" w:rsidR="009F57AD" w:rsidRDefault="00000000">
      <w:pPr>
        <w:pStyle w:val="Heading4"/>
      </w:pPr>
      <w:r>
        <w:t>AI-Assisted Visualisation (Prompt &amp; Image Copy)</w:t>
      </w:r>
    </w:p>
    <w:p w14:paraId="6032C838" w14:textId="77777777" w:rsidR="009F57AD" w:rsidRDefault="00000000">
      <w:r>
        <w:t>Two clipboard buttons help you create visual representations of proposed improvements:</w:t>
      </w:r>
    </w:p>
    <w:p w14:paraId="1737EBBB" w14:textId="77777777" w:rsidR="009F57AD" w:rsidRDefault="00000000">
      <w:pPr>
        <w:pStyle w:val="ListBullet"/>
      </w:pPr>
      <w:r>
        <w:rPr>
          <w:b/>
        </w:rPr>
        <w:lastRenderedPageBreak/>
        <w:t>Copy prompt</w:t>
      </w:r>
      <w:r>
        <w:t xml:space="preserve"> — copies a ready-to-use text prompt describing the selected or applied treatments. Use the dropdown to choose:</w:t>
      </w:r>
    </w:p>
    <w:p w14:paraId="575B212D" w14:textId="77777777" w:rsidR="009F57AD" w:rsidRDefault="00000000">
      <w:pPr>
        <w:pStyle w:val="ListBullet2"/>
      </w:pPr>
      <w:r>
        <w:rPr>
          <w:b/>
        </w:rPr>
        <w:t>Copy Applied</w:t>
      </w:r>
      <w:r>
        <w:t xml:space="preserve"> — prompt based on treatments already </w:t>
      </w:r>
      <w:r>
        <w:rPr>
          <w:b/>
        </w:rPr>
        <w:t>applied and saved</w:t>
      </w:r>
      <w:r>
        <w:t xml:space="preserve"> for this segment.</w:t>
      </w:r>
    </w:p>
    <w:p w14:paraId="5E1496AF" w14:textId="77777777" w:rsidR="009F57AD" w:rsidRDefault="00000000">
      <w:pPr>
        <w:pStyle w:val="ListBullet2"/>
      </w:pPr>
      <w:r>
        <w:rPr>
          <w:b/>
        </w:rPr>
        <w:t>Copy Selected</w:t>
      </w:r>
      <w:r>
        <w:t xml:space="preserve"> — prompt based on treatments currently </w:t>
      </w:r>
      <w:r>
        <w:rPr>
          <w:b/>
        </w:rPr>
        <w:t>ticked/selected</w:t>
      </w:r>
      <w:r>
        <w:t xml:space="preserve"> in the panel.</w:t>
      </w:r>
    </w:p>
    <w:p w14:paraId="56E5A186" w14:textId="77777777" w:rsidR="009F57AD" w:rsidRDefault="00000000">
      <w:r>
        <w:t>Paste the prompt into an AI image generation tool (such as ChatGPT or DALL·E) to generate a mock-up of what the improved path might look like.</w:t>
      </w:r>
    </w:p>
    <w:p w14:paraId="42726560" w14:textId="77777777" w:rsidR="009F57AD" w:rsidRDefault="00000000">
      <w:pPr>
        <w:pStyle w:val="ListBullet"/>
      </w:pPr>
      <w:r>
        <w:rPr>
          <w:b/>
        </w:rPr>
        <w:t>Copy image</w:t>
      </w:r>
      <w:r>
        <w:t xml:space="preserve"> — copies the current segment photograph directly to your clipboard. Paste it alongside the prompt so the AI tool has the actual scene to work from.</w:t>
      </w:r>
    </w:p>
    <w:p w14:paraId="39A7E998" w14:textId="77777777" w:rsidR="009F57AD" w:rsidRDefault="00000000">
      <w:r>
        <w:t xml:space="preserve">Use </w:t>
      </w:r>
      <w:r>
        <w:rPr>
          <w:b/>
        </w:rPr>
        <w:t>Copy Selected</w:t>
      </w:r>
      <w:r>
        <w:t xml:space="preserve"> when exploring options before committing. Use </w:t>
      </w:r>
      <w:r>
        <w:rPr>
          <w:b/>
        </w:rPr>
        <w:t>Copy Applied</w:t>
      </w:r>
      <w:r>
        <w:t xml:space="preserve"> when generating the final before-and-after visualisation.</w:t>
      </w:r>
    </w:p>
    <w:p w14:paraId="79B93E43" w14:textId="77777777" w:rsidR="009F57AD" w:rsidRDefault="00000000">
      <w:r>
        <w:br w:type="page"/>
      </w:r>
    </w:p>
    <w:p w14:paraId="52968C92" w14:textId="77777777" w:rsidR="009F57AD" w:rsidRDefault="00000000">
      <w:pPr>
        <w:pStyle w:val="Heading1"/>
        <w:spacing w:before="360"/>
      </w:pPr>
      <w:r>
        <w:lastRenderedPageBreak/>
        <w:t>6. Report Generation</w:t>
      </w:r>
    </w:p>
    <w:p w14:paraId="749B9D2B" w14:textId="77777777" w:rsidR="009F57AD" w:rsidRDefault="00000000">
      <w:pPr>
        <w:pStyle w:val="Heading2"/>
        <w:spacing w:before="240"/>
      </w:pPr>
      <w:r>
        <w:t>Overview</w:t>
      </w:r>
    </w:p>
    <w:p w14:paraId="10E97C8D" w14:textId="77777777" w:rsidR="009F57AD" w:rsidRDefault="00000000">
      <w:r>
        <w:t xml:space="preserve">The </w:t>
      </w:r>
      <w:r>
        <w:rPr>
          <w:b/>
        </w:rPr>
        <w:t>Report Builder</w:t>
      </w:r>
      <w:r>
        <w:t xml:space="preserve"> compiles a formatted, printable report of your path safety assessment. It pulls live data from the projects you have loaded in the Path Analysis page, so your active filters and selected segments are reflected automatically.</w:t>
      </w:r>
    </w:p>
    <w:p w14:paraId="685BDF7F" w14:textId="77777777" w:rsidR="009F57AD" w:rsidRDefault="00000000">
      <w:r>
        <w:t xml:space="preserve">Access it from the </w:t>
      </w:r>
      <w:r>
        <w:rPr>
          <w:b/>
        </w:rPr>
        <w:t>sidebar</w:t>
      </w:r>
      <w:r>
        <w:t xml:space="preserve"> while on the Path Analysis page, or from the Treatment page — click </w:t>
      </w:r>
      <w:r>
        <w:rPr>
          <w:b/>
        </w:rPr>
        <w:t>"Generate Report"</w:t>
      </w:r>
      <w:r>
        <w:t xml:space="preserve"> or </w:t>
      </w:r>
      <w:r>
        <w:rPr>
          <w:b/>
        </w:rPr>
        <w:t>"Continue Report"</w:t>
      </w:r>
      <w:r>
        <w:t xml:space="preserve"> (if you have a saved layout).</w:t>
      </w:r>
    </w:p>
    <w:p w14:paraId="279A06C5" w14:textId="77777777" w:rsidR="009F57AD" w:rsidRDefault="00000000">
      <w:pPr>
        <w:pBdr>
          <w:left w:val="single" w:sz="12" w:space="4" w:color="3182CE"/>
        </w:pBdr>
        <w:spacing w:before="80" w:after="80"/>
        <w:ind w:left="504"/>
      </w:pPr>
      <w:r>
        <w:rPr>
          <w:i/>
          <w:color w:val="4A5568"/>
        </w:rPr>
        <w:t>Your report layout, section titles, and editable text fields are **auto-saved to your browser**. If you close the tab and come back, click **Restore Saved** to pick up where you left off.</w:t>
      </w:r>
    </w:p>
    <w:p w14:paraId="5B02822A" w14:textId="77777777" w:rsidR="009F57AD" w:rsidRDefault="009F57AD">
      <w:pPr>
        <w:pBdr>
          <w:bottom w:val="single" w:sz="6" w:space="1" w:color="CCCCCC"/>
        </w:pBdr>
        <w:spacing w:after="0"/>
      </w:pPr>
    </w:p>
    <w:p w14:paraId="0A4873DB" w14:textId="77777777" w:rsidR="009F57AD" w:rsidRDefault="00000000">
      <w:pPr>
        <w:pStyle w:val="Heading2"/>
        <w:spacing w:before="240"/>
      </w:pPr>
      <w:r>
        <w:t>How the Report is Structured</w:t>
      </w:r>
    </w:p>
    <w:p w14:paraId="18914FEF" w14:textId="77777777" w:rsidR="009F57AD" w:rsidRDefault="00000000">
      <w:r>
        <w:t xml:space="preserve">The report is built as a vertical stack of </w:t>
      </w:r>
      <w:r>
        <w:rPr>
          <w:b/>
        </w:rPr>
        <w:t>sections</w:t>
      </w:r>
      <w:r>
        <w:t xml:space="preserve"> (blocks). Each section renders on an A4-proportioned canvas. You can:</w:t>
      </w:r>
    </w:p>
    <w:p w14:paraId="19B44038" w14:textId="77777777" w:rsidR="009F57AD" w:rsidRDefault="00000000">
      <w:pPr>
        <w:pStyle w:val="ListBullet"/>
      </w:pPr>
      <w:r>
        <w:rPr>
          <w:b/>
        </w:rPr>
        <w:t>Drag</w:t>
      </w:r>
      <w:r>
        <w:t xml:space="preserve"> sections up or down to reorder them</w:t>
      </w:r>
    </w:p>
    <w:p w14:paraId="33106741" w14:textId="77777777" w:rsidR="009F57AD" w:rsidRDefault="00000000">
      <w:pPr>
        <w:pStyle w:val="ListBullet"/>
      </w:pPr>
      <w:r>
        <w:rPr>
          <w:b/>
        </w:rPr>
        <w:t>Show / hide</w:t>
      </w:r>
      <w:r>
        <w:t xml:space="preserve"> any section using the toggle on its right edge</w:t>
      </w:r>
    </w:p>
    <w:p w14:paraId="17560A53" w14:textId="77777777" w:rsidR="009F57AD" w:rsidRDefault="00000000">
      <w:pPr>
        <w:pStyle w:val="ListBullet"/>
      </w:pPr>
      <w:r>
        <w:rPr>
          <w:b/>
        </w:rPr>
        <w:t>Rename</w:t>
      </w:r>
      <w:r>
        <w:t xml:space="preserve"> any section title by clicking on the title text inside the section</w:t>
      </w:r>
    </w:p>
    <w:p w14:paraId="5AD6C03B" w14:textId="77777777" w:rsidR="009F57AD" w:rsidRDefault="00000000">
      <w:pPr>
        <w:pStyle w:val="ListBullet"/>
      </w:pPr>
      <w:r>
        <w:rPr>
          <w:b/>
        </w:rPr>
        <w:t>Export as PDF</w:t>
      </w:r>
      <w:r>
        <w:t xml:space="preserve"> or </w:t>
      </w:r>
      <w:r>
        <w:rPr>
          <w:b/>
        </w:rPr>
        <w:t>Export as Word (.docx)</w:t>
      </w:r>
      <w:r>
        <w:t xml:space="preserve"> using the top toolbar buttons</w:t>
      </w:r>
    </w:p>
    <w:p w14:paraId="7B998C78" w14:textId="77777777" w:rsidR="009F57AD" w:rsidRDefault="00000000">
      <w:r>
        <w:t>The default page order is:</w:t>
      </w:r>
    </w:p>
    <w:tbl>
      <w:tblPr>
        <w:tblStyle w:val="TableGrid"/>
        <w:tblW w:w="0" w:type="auto"/>
        <w:tblLook w:val="04A0" w:firstRow="1" w:lastRow="0" w:firstColumn="1" w:lastColumn="0" w:noHBand="0" w:noVBand="1"/>
      </w:tblPr>
      <w:tblGrid>
        <w:gridCol w:w="4315"/>
        <w:gridCol w:w="4315"/>
      </w:tblGrid>
      <w:tr w:rsidR="009F57AD" w14:paraId="7295BB70" w14:textId="77777777">
        <w:tc>
          <w:tcPr>
            <w:tcW w:w="4320" w:type="dxa"/>
            <w:shd w:val="clear" w:color="auto" w:fill="EDF2F7"/>
          </w:tcPr>
          <w:p w14:paraId="4CAECD28" w14:textId="77777777" w:rsidR="009F57AD" w:rsidRDefault="00000000">
            <w:r>
              <w:rPr>
                <w:b/>
                <w:sz w:val="18"/>
              </w:rPr>
              <w:t>Page</w:t>
            </w:r>
          </w:p>
        </w:tc>
        <w:tc>
          <w:tcPr>
            <w:tcW w:w="4320" w:type="dxa"/>
            <w:shd w:val="clear" w:color="auto" w:fill="EDF2F7"/>
          </w:tcPr>
          <w:p w14:paraId="69015138" w14:textId="77777777" w:rsidR="009F57AD" w:rsidRDefault="00000000">
            <w:r>
              <w:rPr>
                <w:b/>
                <w:sz w:val="18"/>
              </w:rPr>
              <w:t>Sections included</w:t>
            </w:r>
          </w:p>
        </w:tc>
      </w:tr>
      <w:tr w:rsidR="009F57AD" w14:paraId="18462777" w14:textId="77777777">
        <w:tc>
          <w:tcPr>
            <w:tcW w:w="4320" w:type="dxa"/>
          </w:tcPr>
          <w:p w14:paraId="7544BFAE" w14:textId="77777777" w:rsidR="009F57AD" w:rsidRDefault="00000000">
            <w:r>
              <w:rPr>
                <w:sz w:val="18"/>
              </w:rPr>
              <w:t>1</w:t>
            </w:r>
          </w:p>
        </w:tc>
        <w:tc>
          <w:tcPr>
            <w:tcW w:w="4320" w:type="dxa"/>
          </w:tcPr>
          <w:p w14:paraId="697A6A1F" w14:textId="77777777" w:rsidR="009F57AD" w:rsidRDefault="00000000">
            <w:r>
              <w:rPr>
                <w:sz w:val="18"/>
              </w:rPr>
              <w:t>Title, Summary, Map</w:t>
            </w:r>
          </w:p>
        </w:tc>
      </w:tr>
      <w:tr w:rsidR="009F57AD" w14:paraId="3975F8ED" w14:textId="77777777">
        <w:tc>
          <w:tcPr>
            <w:tcW w:w="4320" w:type="dxa"/>
          </w:tcPr>
          <w:p w14:paraId="5664D1E7" w14:textId="77777777" w:rsidR="009F57AD" w:rsidRDefault="00000000">
            <w:r>
              <w:rPr>
                <w:sz w:val="18"/>
              </w:rPr>
              <w:t>2</w:t>
            </w:r>
          </w:p>
        </w:tc>
        <w:tc>
          <w:tcPr>
            <w:tcW w:w="4320" w:type="dxa"/>
          </w:tcPr>
          <w:p w14:paraId="74D5644E" w14:textId="77777777" w:rsidR="009F57AD" w:rsidRDefault="00000000">
            <w:r>
              <w:rPr>
                <w:sz w:val="18"/>
              </w:rPr>
              <w:t>Risk Bands, Benchmarking Stats, Top Risk Stretches</w:t>
            </w:r>
          </w:p>
        </w:tc>
      </w:tr>
      <w:tr w:rsidR="009F57AD" w14:paraId="5F909304" w14:textId="77777777">
        <w:tc>
          <w:tcPr>
            <w:tcW w:w="4320" w:type="dxa"/>
          </w:tcPr>
          <w:p w14:paraId="7DDB67D9" w14:textId="77777777" w:rsidR="009F57AD" w:rsidRDefault="00000000">
            <w:r>
              <w:rPr>
                <w:sz w:val="18"/>
              </w:rPr>
              <w:t>3</w:t>
            </w:r>
          </w:p>
        </w:tc>
        <w:tc>
          <w:tcPr>
            <w:tcW w:w="4320" w:type="dxa"/>
          </w:tcPr>
          <w:p w14:paraId="652BE22C" w14:textId="77777777" w:rsidR="009F57AD" w:rsidRDefault="00000000">
            <w:r>
              <w:rPr>
                <w:sz w:val="18"/>
              </w:rPr>
              <w:t>Treatments</w:t>
            </w:r>
          </w:p>
        </w:tc>
      </w:tr>
      <w:tr w:rsidR="009F57AD" w14:paraId="00C3E231" w14:textId="77777777">
        <w:tc>
          <w:tcPr>
            <w:tcW w:w="4320" w:type="dxa"/>
          </w:tcPr>
          <w:p w14:paraId="4864E2E9" w14:textId="77777777" w:rsidR="009F57AD" w:rsidRDefault="00000000">
            <w:r>
              <w:rPr>
                <w:sz w:val="18"/>
              </w:rPr>
              <w:t>Off by default</w:t>
            </w:r>
          </w:p>
        </w:tc>
        <w:tc>
          <w:tcPr>
            <w:tcW w:w="4320" w:type="dxa"/>
          </w:tcPr>
          <w:p w14:paraId="6161D20B" w14:textId="77777777" w:rsidR="009F57AD" w:rsidRDefault="00000000">
            <w:r>
              <w:rPr>
                <w:sz w:val="18"/>
              </w:rPr>
              <w:t>Project Details, Risk Factors</w:t>
            </w:r>
          </w:p>
        </w:tc>
      </w:tr>
    </w:tbl>
    <w:p w14:paraId="75C91E61" w14:textId="77777777" w:rsidR="009F57AD" w:rsidRDefault="009F57AD"/>
    <w:p w14:paraId="3F9F725D" w14:textId="77777777" w:rsidR="009F57AD" w:rsidRDefault="009F57AD">
      <w:pPr>
        <w:pBdr>
          <w:bottom w:val="single" w:sz="6" w:space="1" w:color="CCCCCC"/>
        </w:pBdr>
        <w:spacing w:after="0"/>
      </w:pPr>
    </w:p>
    <w:p w14:paraId="62F33A37" w14:textId="77777777" w:rsidR="009F57AD" w:rsidRDefault="00000000">
      <w:pPr>
        <w:pStyle w:val="Heading2"/>
        <w:spacing w:before="240"/>
      </w:pPr>
      <w:r>
        <w:t>Section 1 — Project Details (Title Page)</w:t>
      </w:r>
    </w:p>
    <w:p w14:paraId="280D476B" w14:textId="77777777" w:rsidR="009F57AD" w:rsidRDefault="00000000">
      <w:r>
        <w:rPr>
          <w:b/>
        </w:rPr>
        <w:t>What it shows:</w:t>
      </w:r>
      <w:r>
        <w:t xml:space="preserve"> Project name(s), image survey date, report date, officer-in-charge, and purpose of the report.</w:t>
      </w:r>
    </w:p>
    <w:p w14:paraId="20799BE1" w14:textId="77777777" w:rsidR="009F57AD" w:rsidRDefault="00000000">
      <w:r>
        <w:rPr>
          <w:b/>
        </w:rPr>
        <w:t>Where it appears:</w:t>
      </w:r>
      <w:r>
        <w:t xml:space="preserve"> The </w:t>
      </w:r>
      <w:r>
        <w:rPr>
          <w:b/>
        </w:rPr>
        <w:t>Title</w:t>
      </w:r>
      <w:r>
        <w:t xml:space="preserve"> section at the top of page 1.</w:t>
      </w:r>
    </w:p>
    <w:p w14:paraId="745DCF91" w14:textId="77777777" w:rsidR="009F57AD" w:rsidRDefault="00000000">
      <w:pPr>
        <w:pStyle w:val="Heading3"/>
        <w:spacing w:before="160"/>
      </w:pPr>
      <w:r>
        <w:t>How to fill it in</w:t>
      </w:r>
    </w:p>
    <w:p w14:paraId="4DF0DCCB" w14:textId="77777777" w:rsidR="009F57AD" w:rsidRDefault="00000000">
      <w:pPr>
        <w:pStyle w:val="ListNumber"/>
      </w:pPr>
      <w:r>
        <w:t xml:space="preserve">In the </w:t>
      </w:r>
      <w:r>
        <w:rPr>
          <w:b/>
        </w:rPr>
        <w:t>top toolbar</w:t>
      </w:r>
      <w:r>
        <w:t>, locate the editable fields:</w:t>
      </w:r>
    </w:p>
    <w:p w14:paraId="2C533FF9" w14:textId="77777777" w:rsidR="009F57AD" w:rsidRDefault="00000000">
      <w:pPr>
        <w:pStyle w:val="ListBullet2"/>
      </w:pPr>
      <w:r>
        <w:rPr>
          <w:b/>
        </w:rPr>
        <w:t>Report Title</w:t>
      </w:r>
      <w:r>
        <w:t xml:space="preserve"> — click to type your own title (e.g. "Toa Payoh Path Safety Report 3Q25").</w:t>
      </w:r>
    </w:p>
    <w:p w14:paraId="10CA0056" w14:textId="77777777" w:rsidR="009F57AD" w:rsidRDefault="00000000">
      <w:pPr>
        <w:pStyle w:val="ListBullet2"/>
      </w:pPr>
      <w:r>
        <w:rPr>
          <w:b/>
        </w:rPr>
        <w:t>OIC Name</w:t>
      </w:r>
      <w:r>
        <w:t xml:space="preserve"> — officer or team responsible for the report.</w:t>
      </w:r>
    </w:p>
    <w:p w14:paraId="307BA4A8" w14:textId="77777777" w:rsidR="009F57AD" w:rsidRDefault="00000000">
      <w:pPr>
        <w:pStyle w:val="ListBullet2"/>
      </w:pPr>
      <w:r>
        <w:rPr>
          <w:b/>
        </w:rPr>
        <w:t>Purpose</w:t>
      </w:r>
      <w:r>
        <w:t xml:space="preserve"> — brief statement of why the assessment was conducted.</w:t>
      </w:r>
    </w:p>
    <w:p w14:paraId="12688A77" w14:textId="77777777" w:rsidR="009F57AD" w:rsidRDefault="00000000">
      <w:pPr>
        <w:pStyle w:val="ListBullet2"/>
      </w:pPr>
      <w:r>
        <w:rPr>
          <w:b/>
        </w:rPr>
        <w:lastRenderedPageBreak/>
        <w:t>Report Date</w:t>
      </w:r>
      <w:r>
        <w:t xml:space="preserve"> — defaults to today; click to change.</w:t>
      </w:r>
    </w:p>
    <w:p w14:paraId="4F94AB01" w14:textId="77777777" w:rsidR="009F57AD" w:rsidRDefault="00000000">
      <w:pPr>
        <w:pStyle w:val="ListBullet2"/>
      </w:pPr>
      <w:r>
        <w:rPr>
          <w:b/>
        </w:rPr>
        <w:t>Image Date</w:t>
      </w:r>
      <w:r>
        <w:t xml:space="preserve"> — the date the survey images were taken; click to type (e.g. "Sep 2025").</w:t>
      </w:r>
    </w:p>
    <w:p w14:paraId="157132E9" w14:textId="77777777" w:rsidR="009F57AD" w:rsidRDefault="00000000">
      <w:pPr>
        <w:pStyle w:val="ListNumber"/>
      </w:pPr>
      <w:r>
        <w:t xml:space="preserve">Click </w:t>
      </w:r>
      <w:r>
        <w:rPr>
          <w:b/>
        </w:rPr>
        <w:t>outside</w:t>
      </w:r>
      <w:r>
        <w:t xml:space="preserve"> a field or press </w:t>
      </w:r>
      <w:r>
        <w:rPr>
          <w:b/>
        </w:rPr>
        <w:t>Enter</w:t>
      </w:r>
      <w:r>
        <w:t xml:space="preserve"> to confirm each change.</w:t>
      </w:r>
    </w:p>
    <w:p w14:paraId="32BADD8D" w14:textId="77777777" w:rsidR="009F57AD" w:rsidRDefault="00000000">
      <w:pPr>
        <w:pStyle w:val="ListNumber"/>
      </w:pPr>
      <w:r>
        <w:t>In the Title section itself, click on the large title text to rename it inline.</w:t>
      </w:r>
    </w:p>
    <w:p w14:paraId="45D239F2" w14:textId="77777777" w:rsidR="009F57AD" w:rsidRDefault="00000000">
      <w:r>
        <w:rPr>
          <w:b/>
        </w:rPr>
        <w:t>How it looks in the report:</w:t>
      </w:r>
      <w:r>
        <w:t xml:space="preserve"> A header block showing the report title in large text, with the project name(s), survey date, report date, officer name and purpose listed below it.</w:t>
      </w:r>
    </w:p>
    <w:p w14:paraId="2D05DCF2" w14:textId="77777777" w:rsidR="009F57AD" w:rsidRDefault="00000000">
      <w:pPr>
        <w:pBdr>
          <w:left w:val="single" w:sz="12" w:space="4" w:color="3182CE"/>
        </w:pBdr>
        <w:spacing w:before="80" w:after="80"/>
        <w:ind w:left="504"/>
      </w:pPr>
      <w:r>
        <w:rPr>
          <w:i/>
          <w:color w:val="4A5568"/>
        </w:rPr>
        <w:t>**Project names** shown in the report come from whichever projects you loaded into the Path Analysis page. To load projects, return to the Path Analysis page and select projects, then come back to the Report Builder.</w:t>
      </w:r>
    </w:p>
    <w:p w14:paraId="54F9F632" w14:textId="77777777" w:rsidR="009F57AD" w:rsidRDefault="009F57AD">
      <w:pPr>
        <w:pBdr>
          <w:bottom w:val="single" w:sz="6" w:space="1" w:color="CCCCCC"/>
        </w:pBdr>
        <w:spacing w:after="0"/>
      </w:pPr>
    </w:p>
    <w:p w14:paraId="1466C48B" w14:textId="77777777" w:rsidR="009F57AD" w:rsidRDefault="00000000">
      <w:pPr>
        <w:pStyle w:val="Heading2"/>
        <w:spacing w:before="240"/>
      </w:pPr>
      <w:r>
        <w:t>Section 2 — Overall Project Risk Scores (Risk Bands)</w:t>
      </w:r>
    </w:p>
    <w:p w14:paraId="458EBCF2" w14:textId="77777777" w:rsidR="009F57AD" w:rsidRDefault="00000000">
      <w:r>
        <w:rPr>
          <w:b/>
        </w:rPr>
        <w:t>What it shows:</w:t>
      </w:r>
      <w:r>
        <w:t xml:space="preserve"> The distribution of segments across risk bands (Low / Medium / High / Extreme) for all </w:t>
      </w:r>
      <w:r>
        <w:rPr>
          <w:b/>
        </w:rPr>
        <w:t>five risk types</w:t>
      </w:r>
      <w:r>
        <w:t>: Vehicle–Bicycle (VB), Bicycle–Bicycle (BB), Single-Bicycle (SB), Bicycle–Pedestrian (BP), and Overall Risk.</w:t>
      </w:r>
    </w:p>
    <w:p w14:paraId="0FF36F73" w14:textId="77777777" w:rsidR="009F57AD" w:rsidRDefault="00000000">
      <w:pPr>
        <w:pStyle w:val="Heading3"/>
        <w:spacing w:before="160"/>
      </w:pPr>
      <w:r>
        <w:t>How to use it</w:t>
      </w:r>
    </w:p>
    <w:p w14:paraId="090758F6" w14:textId="77777777" w:rsidR="009F57AD" w:rsidRDefault="00000000">
      <w:pPr>
        <w:pStyle w:val="ListNumber"/>
      </w:pPr>
      <w:r>
        <w:t xml:space="preserve">The </w:t>
      </w:r>
      <w:r>
        <w:rPr>
          <w:b/>
        </w:rPr>
        <w:t>Risk Bands</w:t>
      </w:r>
      <w:r>
        <w:t xml:space="preserve"> section renders automatically once your projects are loaded. No manual steps required.</w:t>
      </w:r>
    </w:p>
    <w:p w14:paraId="79EC8219" w14:textId="77777777" w:rsidR="009F57AD" w:rsidRDefault="00000000">
      <w:pPr>
        <w:pStyle w:val="ListNumber"/>
      </w:pPr>
      <w:r>
        <w:t xml:space="preserve">Each crash type is shown as a </w:t>
      </w:r>
      <w:r>
        <w:rPr>
          <w:b/>
        </w:rPr>
        <w:t>horizontal bar chart</w:t>
      </w:r>
      <w:r>
        <w:t>: one bar per band, with segment count and percentage.</w:t>
      </w:r>
    </w:p>
    <w:p w14:paraId="0147E3C9" w14:textId="77777777" w:rsidR="009F57AD" w:rsidRDefault="00000000">
      <w:pPr>
        <w:pStyle w:val="ListNumber"/>
      </w:pPr>
      <w:r>
        <w:t>The colour coding is:</w:t>
      </w:r>
    </w:p>
    <w:p w14:paraId="3DFA3C4F" w14:textId="77777777" w:rsidR="009F57AD" w:rsidRDefault="00000000">
      <w:pPr>
        <w:pStyle w:val="ListBullet2"/>
      </w:pPr>
      <w:r>
        <w:t xml:space="preserve">🟢 </w:t>
      </w:r>
      <w:r>
        <w:rPr>
          <w:b/>
        </w:rPr>
        <w:t>Low</w:t>
      </w:r>
      <w:r>
        <w:t xml:space="preserve"> — green</w:t>
      </w:r>
    </w:p>
    <w:p w14:paraId="43E87592" w14:textId="77777777" w:rsidR="009F57AD" w:rsidRDefault="00000000">
      <w:pPr>
        <w:pStyle w:val="ListBullet2"/>
      </w:pPr>
      <w:r>
        <w:t xml:space="preserve">🟡 </w:t>
      </w:r>
      <w:r>
        <w:rPr>
          <w:b/>
        </w:rPr>
        <w:t>Medium</w:t>
      </w:r>
      <w:r>
        <w:t xml:space="preserve"> — yellow</w:t>
      </w:r>
    </w:p>
    <w:p w14:paraId="47F3434C" w14:textId="77777777" w:rsidR="009F57AD" w:rsidRDefault="00000000">
      <w:pPr>
        <w:pStyle w:val="ListBullet2"/>
      </w:pPr>
      <w:r>
        <w:t xml:space="preserve">🟠 </w:t>
      </w:r>
      <w:r>
        <w:rPr>
          <w:b/>
        </w:rPr>
        <w:t>High</w:t>
      </w:r>
      <w:r>
        <w:t xml:space="preserve"> — orange</w:t>
      </w:r>
    </w:p>
    <w:p w14:paraId="5A698B9B" w14:textId="77777777" w:rsidR="009F57AD" w:rsidRDefault="00000000">
      <w:pPr>
        <w:pStyle w:val="ListBullet2"/>
      </w:pPr>
      <w:r>
        <w:t xml:space="preserve">🟣 </w:t>
      </w:r>
      <w:r>
        <w:rPr>
          <w:b/>
        </w:rPr>
        <w:t>Extreme</w:t>
      </w:r>
      <w:r>
        <w:t xml:space="preserve"> — purple</w:t>
      </w:r>
    </w:p>
    <w:p w14:paraId="1E1DA0B6" w14:textId="77777777" w:rsidR="009F57AD" w:rsidRDefault="00000000">
      <w:r>
        <w:rPr>
          <w:b/>
        </w:rPr>
        <w:t>How it looks:</w:t>
      </w:r>
      <w:r>
        <w:t xml:space="preserve"> Five stacked bar charts (VB, BB, SB, BP, Overall), one per crash type. Each bar shows how many segments fall into each risk band out of the total segment count.</w:t>
      </w:r>
    </w:p>
    <w:p w14:paraId="71AB3311" w14:textId="77777777" w:rsidR="009F57AD" w:rsidRDefault="00000000">
      <w:pPr>
        <w:pBdr>
          <w:left w:val="single" w:sz="12" w:space="4" w:color="3182CE"/>
        </w:pBdr>
        <w:spacing w:before="80" w:after="80"/>
        <w:ind w:left="504"/>
      </w:pPr>
      <w:r>
        <w:rPr>
          <w:i/>
          <w:color w:val="4A5568"/>
        </w:rPr>
        <w:t>**Tip:** The Risk Bands section reflects your **active filters**. If you have filtered the Path Analysis page to only show certain segments (e.g. by road type or rating), only those segments appear in the bands.</w:t>
      </w:r>
    </w:p>
    <w:p w14:paraId="4FD301EB" w14:textId="77777777" w:rsidR="009F57AD" w:rsidRDefault="009F57AD">
      <w:pPr>
        <w:pBdr>
          <w:bottom w:val="single" w:sz="6" w:space="1" w:color="CCCCCC"/>
        </w:pBdr>
        <w:spacing w:after="0"/>
      </w:pPr>
    </w:p>
    <w:p w14:paraId="6CFD8031" w14:textId="77777777" w:rsidR="009F57AD" w:rsidRDefault="00000000">
      <w:pPr>
        <w:pStyle w:val="Heading2"/>
        <w:spacing w:before="240"/>
      </w:pPr>
      <w:r>
        <w:t>Section 3 — Project Analysis Report (Map + Summary + Top Segments)</w:t>
      </w:r>
    </w:p>
    <w:p w14:paraId="542BC040" w14:textId="77777777" w:rsidR="009F57AD" w:rsidRDefault="00000000">
      <w:r>
        <w:t>This is split across three sub-sections that together form the full analysis report.</w:t>
      </w:r>
    </w:p>
    <w:p w14:paraId="2D7B392F" w14:textId="77777777" w:rsidR="009F57AD" w:rsidRDefault="00000000">
      <w:pPr>
        <w:pStyle w:val="Heading3"/>
        <w:spacing w:before="160"/>
      </w:pPr>
      <w:r>
        <w:t>3a — Summary</w:t>
      </w:r>
    </w:p>
    <w:p w14:paraId="6B4D830F" w14:textId="77777777" w:rsidR="009F57AD" w:rsidRDefault="00000000">
      <w:r>
        <w:rPr>
          <w:b/>
        </w:rPr>
        <w:t>What it shows:</w:t>
      </w:r>
      <w:r>
        <w:t xml:space="preserve"> Total segment count, active filter summary, and the project(s) included.</w:t>
      </w:r>
    </w:p>
    <w:p w14:paraId="17A9BF20" w14:textId="77777777" w:rsidR="009F57AD" w:rsidRDefault="00000000">
      <w:pPr>
        <w:pStyle w:val="ListNumber"/>
      </w:pPr>
      <w:r>
        <w:lastRenderedPageBreak/>
        <w:t>Loads automatically when projects are selected.</w:t>
      </w:r>
    </w:p>
    <w:p w14:paraId="6615FF05" w14:textId="77777777" w:rsidR="009F57AD" w:rsidRDefault="00000000">
      <w:pPr>
        <w:pStyle w:val="ListNumber"/>
      </w:pPr>
      <w:r>
        <w:t>If you have filters active on the Path Analysis page, the filter names appear here to record exactly what was analysed.</w:t>
      </w:r>
    </w:p>
    <w:p w14:paraId="74E55F32" w14:textId="77777777" w:rsidR="009F57AD" w:rsidRDefault="00000000">
      <w:pPr>
        <w:pStyle w:val="Heading3"/>
        <w:spacing w:before="160"/>
      </w:pPr>
      <w:r>
        <w:t>3b — Map</w:t>
      </w:r>
    </w:p>
    <w:p w14:paraId="1E81EF16" w14:textId="77777777" w:rsidR="009F57AD" w:rsidRDefault="00000000">
      <w:r>
        <w:rPr>
          <w:b/>
        </w:rPr>
        <w:t>What it shows:</w:t>
      </w:r>
      <w:r>
        <w:t xml:space="preserve"> A live route map with every segment plotted as a colour-coded dot, matching the risk band colours above.</w:t>
      </w:r>
    </w:p>
    <w:p w14:paraId="79BDE473" w14:textId="77777777" w:rsidR="009F57AD" w:rsidRDefault="00000000">
      <w:pPr>
        <w:pStyle w:val="ListNumber"/>
      </w:pPr>
      <w:r>
        <w:t>The map renders automatically from your project geodata.</w:t>
      </w:r>
    </w:p>
    <w:p w14:paraId="04F1F83B" w14:textId="77777777" w:rsidR="009F57AD" w:rsidRDefault="00000000">
      <w:pPr>
        <w:pStyle w:val="ListNumber"/>
      </w:pPr>
      <w:r>
        <w:t xml:space="preserve">Segments are coloured by their </w:t>
      </w:r>
      <w:r>
        <w:rPr>
          <w:b/>
        </w:rPr>
        <w:t>Overall Risk Level Band</w:t>
      </w:r>
      <w:r>
        <w:t>.</w:t>
      </w:r>
    </w:p>
    <w:p w14:paraId="51CCAB00" w14:textId="77777777" w:rsidR="009F57AD" w:rsidRDefault="00000000">
      <w:pPr>
        <w:pStyle w:val="ListNumber"/>
      </w:pPr>
      <w:r>
        <w:t>The map zooms to fit all loaded segments.</w:t>
      </w:r>
    </w:p>
    <w:p w14:paraId="33C9085A" w14:textId="77777777" w:rsidR="009F57AD" w:rsidRDefault="00000000">
      <w:pPr>
        <w:pBdr>
          <w:left w:val="single" w:sz="12" w:space="4" w:color="3182CE"/>
        </w:pBdr>
        <w:spacing w:before="80" w:after="80"/>
        <w:ind w:left="504"/>
      </w:pPr>
      <w:r>
        <w:rPr>
          <w:i/>
          <w:color w:val="4A5568"/>
        </w:rPr>
        <w:t>The map is interactive in preview but is captured as a static image in the PDF/Word export.</w:t>
      </w:r>
    </w:p>
    <w:p w14:paraId="42522702" w14:textId="77777777" w:rsidR="009F57AD" w:rsidRDefault="00000000">
      <w:pPr>
        <w:pStyle w:val="Heading3"/>
        <w:spacing w:before="160"/>
      </w:pPr>
      <w:r>
        <w:t>3c — Top Risk Stretches</w:t>
      </w:r>
    </w:p>
    <w:p w14:paraId="64AF480C" w14:textId="77777777" w:rsidR="009F57AD" w:rsidRDefault="00000000">
      <w:r>
        <w:rPr>
          <w:b/>
        </w:rPr>
        <w:t>What it shows:</w:t>
      </w:r>
      <w:r>
        <w:t xml:space="preserve"> The highest-scoring segments ranked from worst to best, with images, scores, contributing factors, and any treatments applied.</w:t>
      </w:r>
    </w:p>
    <w:p w14:paraId="336BE9C6" w14:textId="77777777" w:rsidR="009F57AD" w:rsidRDefault="00000000">
      <w:pPr>
        <w:pStyle w:val="Heading4"/>
      </w:pPr>
      <w:r>
        <w:t>How to configure</w:t>
      </w:r>
    </w:p>
    <w:p w14:paraId="4DF41C9B" w14:textId="77777777" w:rsidR="009F57AD" w:rsidRDefault="00000000">
      <w:pPr>
        <w:pStyle w:val="ListNumber"/>
      </w:pPr>
      <w:r>
        <w:t xml:space="preserve">In the </w:t>
      </w:r>
      <w:r>
        <w:rPr>
          <w:b/>
        </w:rPr>
        <w:t>Top Risk Stretches</w:t>
      </w:r>
      <w:r>
        <w:t xml:space="preserve"> section, use the </w:t>
      </w:r>
      <w:r>
        <w:rPr>
          <w:b/>
        </w:rPr>
        <w:t>View</w:t>
      </w:r>
      <w:r>
        <w:t xml:space="preserve"> toggle at the bottom:</w:t>
      </w:r>
    </w:p>
    <w:p w14:paraId="28FA51AF" w14:textId="77777777" w:rsidR="009F57AD" w:rsidRDefault="00000000">
      <w:pPr>
        <w:pStyle w:val="ListBullet2"/>
      </w:pPr>
      <w:r>
        <w:rPr>
          <w:b/>
        </w:rPr>
        <w:t>Full Page</w:t>
      </w:r>
      <w:r>
        <w:t xml:space="preserve"> — one segment per page, large image + full detail (recommended for reports).</w:t>
      </w:r>
    </w:p>
    <w:p w14:paraId="261C6537" w14:textId="77777777" w:rsidR="009F57AD" w:rsidRDefault="00000000">
      <w:pPr>
        <w:pStyle w:val="ListBullet2"/>
      </w:pPr>
      <w:r>
        <w:rPr>
          <w:b/>
        </w:rPr>
        <w:t>Grid</w:t>
      </w:r>
      <w:r>
        <w:t xml:space="preserve"> — compact card grid (3 per row).</w:t>
      </w:r>
    </w:p>
    <w:p w14:paraId="2A63C320" w14:textId="77777777" w:rsidR="009F57AD" w:rsidRDefault="00000000">
      <w:pPr>
        <w:pStyle w:val="ListBullet2"/>
      </w:pPr>
      <w:r>
        <w:rPr>
          <w:b/>
        </w:rPr>
        <w:t>Tabular</w:t>
      </w:r>
      <w:r>
        <w:t xml:space="preserve"> — compact table with thumbnails.</w:t>
      </w:r>
    </w:p>
    <w:p w14:paraId="50417BCA" w14:textId="77777777" w:rsidR="009F57AD" w:rsidRDefault="00000000">
      <w:pPr>
        <w:pStyle w:val="ListNumber"/>
      </w:pPr>
      <w:r>
        <w:t xml:space="preserve">Use the </w:t>
      </w:r>
      <w:r>
        <w:rPr>
          <w:b/>
        </w:rPr>
        <w:t>Top N</w:t>
      </w:r>
      <w:r>
        <w:t xml:space="preserve"> selector to choose how many segments to show: 3 to 10 (default is </w:t>
      </w:r>
      <w:r>
        <w:rPr>
          <w:b/>
        </w:rPr>
        <w:t>10</w:t>
      </w:r>
      <w:r>
        <w:t>).</w:t>
      </w:r>
    </w:p>
    <w:p w14:paraId="7B36D410" w14:textId="77777777" w:rsidR="009F57AD" w:rsidRDefault="00000000">
      <w:pPr>
        <w:pStyle w:val="Heading4"/>
      </w:pPr>
      <w:r>
        <w:t>What each segment card shows (Full Page view)</w:t>
      </w:r>
    </w:p>
    <w:p w14:paraId="0172684C" w14:textId="77777777" w:rsidR="009F57AD" w:rsidRDefault="00000000">
      <w:r>
        <w:t>Each of the top 10 segments gets its own full page with:</w:t>
      </w:r>
    </w:p>
    <w:tbl>
      <w:tblPr>
        <w:tblStyle w:val="TableGrid"/>
        <w:tblW w:w="0" w:type="auto"/>
        <w:tblLook w:val="04A0" w:firstRow="1" w:lastRow="0" w:firstColumn="1" w:lastColumn="0" w:noHBand="0" w:noVBand="1"/>
      </w:tblPr>
      <w:tblGrid>
        <w:gridCol w:w="4315"/>
        <w:gridCol w:w="4315"/>
      </w:tblGrid>
      <w:tr w:rsidR="009F57AD" w14:paraId="05AD4485" w14:textId="77777777">
        <w:tc>
          <w:tcPr>
            <w:tcW w:w="4320" w:type="dxa"/>
            <w:shd w:val="clear" w:color="auto" w:fill="EDF2F7"/>
          </w:tcPr>
          <w:p w14:paraId="1D17D01A" w14:textId="77777777" w:rsidR="009F57AD" w:rsidRDefault="00000000">
            <w:r>
              <w:rPr>
                <w:b/>
                <w:sz w:val="18"/>
              </w:rPr>
              <w:t>Element</w:t>
            </w:r>
          </w:p>
        </w:tc>
        <w:tc>
          <w:tcPr>
            <w:tcW w:w="4320" w:type="dxa"/>
            <w:shd w:val="clear" w:color="auto" w:fill="EDF2F7"/>
          </w:tcPr>
          <w:p w14:paraId="35973A88" w14:textId="77777777" w:rsidR="009F57AD" w:rsidRDefault="00000000">
            <w:r>
              <w:rPr>
                <w:b/>
                <w:sz w:val="18"/>
              </w:rPr>
              <w:t>Description</w:t>
            </w:r>
          </w:p>
        </w:tc>
      </w:tr>
      <w:tr w:rsidR="009F57AD" w14:paraId="6CBEAB27" w14:textId="77777777">
        <w:tc>
          <w:tcPr>
            <w:tcW w:w="4320" w:type="dxa"/>
          </w:tcPr>
          <w:p w14:paraId="632A5AA9" w14:textId="77777777" w:rsidR="009F57AD" w:rsidRDefault="00000000">
            <w:r>
              <w:rPr>
                <w:b/>
                <w:sz w:val="18"/>
              </w:rPr>
              <w:t>Ranking badge</w:t>
            </w:r>
          </w:p>
        </w:tc>
        <w:tc>
          <w:tcPr>
            <w:tcW w:w="4320" w:type="dxa"/>
          </w:tcPr>
          <w:p w14:paraId="6AE4F602" w14:textId="77777777" w:rsidR="009F57AD" w:rsidRDefault="00000000">
            <w:r>
              <w:rPr>
                <w:sz w:val="18"/>
              </w:rPr>
              <w:t>Large numbered circle (1 = worst)</w:t>
            </w:r>
          </w:p>
        </w:tc>
      </w:tr>
      <w:tr w:rsidR="009F57AD" w14:paraId="5C0F2682" w14:textId="77777777">
        <w:tc>
          <w:tcPr>
            <w:tcW w:w="4320" w:type="dxa"/>
          </w:tcPr>
          <w:p w14:paraId="69B8DDE4" w14:textId="77777777" w:rsidR="009F57AD" w:rsidRDefault="00000000">
            <w:r>
              <w:rPr>
                <w:b/>
                <w:sz w:val="18"/>
              </w:rPr>
              <w:t>Survey image</w:t>
            </w:r>
          </w:p>
        </w:tc>
        <w:tc>
          <w:tcPr>
            <w:tcW w:w="4320" w:type="dxa"/>
          </w:tcPr>
          <w:p w14:paraId="7425753A" w14:textId="77777777" w:rsidR="009F57AD" w:rsidRDefault="00000000">
            <w:r>
              <w:rPr>
                <w:sz w:val="18"/>
              </w:rPr>
              <w:t>Actual photo of that location</w:t>
            </w:r>
          </w:p>
        </w:tc>
      </w:tr>
      <w:tr w:rsidR="009F57AD" w14:paraId="10318AEB" w14:textId="77777777">
        <w:tc>
          <w:tcPr>
            <w:tcW w:w="4320" w:type="dxa"/>
          </w:tcPr>
          <w:p w14:paraId="4C452D8E" w14:textId="77777777" w:rsidR="009F57AD" w:rsidRDefault="00000000">
            <w:r>
              <w:rPr>
                <w:b/>
                <w:sz w:val="18"/>
              </w:rPr>
              <w:t>Project name</w:t>
            </w:r>
          </w:p>
        </w:tc>
        <w:tc>
          <w:tcPr>
            <w:tcW w:w="4320" w:type="dxa"/>
          </w:tcPr>
          <w:p w14:paraId="14F182BF" w14:textId="77777777" w:rsidR="009F57AD" w:rsidRDefault="00000000">
            <w:r>
              <w:rPr>
                <w:sz w:val="18"/>
              </w:rPr>
              <w:t>Which project the segment belongs to</w:t>
            </w:r>
          </w:p>
        </w:tc>
      </w:tr>
      <w:tr w:rsidR="009F57AD" w14:paraId="7D987EA4" w14:textId="77777777">
        <w:tc>
          <w:tcPr>
            <w:tcW w:w="4320" w:type="dxa"/>
          </w:tcPr>
          <w:p w14:paraId="57AB0F51" w14:textId="77777777" w:rsidR="009F57AD" w:rsidRDefault="00000000">
            <w:r>
              <w:rPr>
                <w:b/>
                <w:sz w:val="18"/>
              </w:rPr>
              <w:t>Risk Score</w:t>
            </w:r>
          </w:p>
        </w:tc>
        <w:tc>
          <w:tcPr>
            <w:tcW w:w="4320" w:type="dxa"/>
          </w:tcPr>
          <w:p w14:paraId="58778E3C" w14:textId="77777777" w:rsidR="009F57AD" w:rsidRDefault="00000000">
            <w:r>
              <w:rPr>
                <w:sz w:val="18"/>
              </w:rPr>
              <w:t>Combined score (large number, colour = band)</w:t>
            </w:r>
          </w:p>
        </w:tc>
      </w:tr>
      <w:tr w:rsidR="009F57AD" w14:paraId="4DD5B5AF" w14:textId="77777777">
        <w:tc>
          <w:tcPr>
            <w:tcW w:w="4320" w:type="dxa"/>
          </w:tcPr>
          <w:p w14:paraId="5E3F5A87" w14:textId="77777777" w:rsidR="009F57AD" w:rsidRDefault="00000000">
            <w:r>
              <w:rPr>
                <w:b/>
                <w:sz w:val="18"/>
              </w:rPr>
              <w:t>Top Contributing Attribute</w:t>
            </w:r>
          </w:p>
        </w:tc>
        <w:tc>
          <w:tcPr>
            <w:tcW w:w="4320" w:type="dxa"/>
          </w:tcPr>
          <w:p w14:paraId="3F80DE1C" w14:textId="77777777" w:rsidR="009F57AD" w:rsidRDefault="00000000">
            <w:r>
              <w:rPr>
                <w:sz w:val="18"/>
              </w:rPr>
              <w:t>The single attribute contributing most to the risk score, with its multiplier value</w:t>
            </w:r>
          </w:p>
        </w:tc>
      </w:tr>
      <w:tr w:rsidR="009F57AD" w14:paraId="4C806798" w14:textId="77777777">
        <w:tc>
          <w:tcPr>
            <w:tcW w:w="4320" w:type="dxa"/>
          </w:tcPr>
          <w:p w14:paraId="1AA7C86D" w14:textId="77777777" w:rsidR="009F57AD" w:rsidRDefault="00000000">
            <w:r>
              <w:rPr>
                <w:b/>
                <w:sz w:val="18"/>
              </w:rPr>
              <w:t>Other significant factors</w:t>
            </w:r>
          </w:p>
        </w:tc>
        <w:tc>
          <w:tcPr>
            <w:tcW w:w="4320" w:type="dxa"/>
          </w:tcPr>
          <w:p w14:paraId="31C0CCDF" w14:textId="77777777" w:rsidR="009F57AD" w:rsidRDefault="00000000">
            <w:r>
              <w:rPr>
                <w:sz w:val="18"/>
              </w:rPr>
              <w:t>Up to 4 additional contributing attributes</w:t>
            </w:r>
          </w:p>
        </w:tc>
      </w:tr>
      <w:tr w:rsidR="009F57AD" w14:paraId="54DBA22E" w14:textId="77777777">
        <w:tc>
          <w:tcPr>
            <w:tcW w:w="4320" w:type="dxa"/>
          </w:tcPr>
          <w:p w14:paraId="7513113A" w14:textId="77777777" w:rsidR="009F57AD" w:rsidRDefault="00000000">
            <w:r>
              <w:rPr>
                <w:b/>
                <w:sz w:val="18"/>
              </w:rPr>
              <w:t>Applied Treatments</w:t>
            </w:r>
          </w:p>
        </w:tc>
        <w:tc>
          <w:tcPr>
            <w:tcW w:w="4320" w:type="dxa"/>
          </w:tcPr>
          <w:p w14:paraId="7788C432" w14:textId="77777777" w:rsidR="009F57AD" w:rsidRDefault="00000000">
            <w:r>
              <w:rPr>
                <w:sz w:val="18"/>
              </w:rPr>
              <w:t>Green box listing any treatments already applied to this segment</w:t>
            </w:r>
          </w:p>
        </w:tc>
      </w:tr>
      <w:tr w:rsidR="009F57AD" w14:paraId="332DE588" w14:textId="77777777">
        <w:tc>
          <w:tcPr>
            <w:tcW w:w="4320" w:type="dxa"/>
          </w:tcPr>
          <w:p w14:paraId="08E9ADD5" w14:textId="77777777" w:rsidR="009F57AD" w:rsidRDefault="00000000">
            <w:r>
              <w:rPr>
                <w:b/>
                <w:sz w:val="18"/>
              </w:rPr>
              <w:t>Crash type breakdown</w:t>
            </w:r>
          </w:p>
        </w:tc>
        <w:tc>
          <w:tcPr>
            <w:tcW w:w="4320" w:type="dxa"/>
          </w:tcPr>
          <w:p w14:paraId="07BE862B" w14:textId="77777777" w:rsidR="009F57AD" w:rsidRDefault="00000000">
            <w:r>
              <w:rPr>
                <w:sz w:val="18"/>
              </w:rPr>
              <w:t>VB / BB / SB / BP scores and their individual band colours</w:t>
            </w:r>
          </w:p>
        </w:tc>
      </w:tr>
    </w:tbl>
    <w:p w14:paraId="02CB57F2" w14:textId="77777777" w:rsidR="009F57AD" w:rsidRDefault="009F57AD"/>
    <w:p w14:paraId="4DF9819B" w14:textId="77777777" w:rsidR="009F57AD" w:rsidRDefault="00000000">
      <w:pPr>
        <w:pBdr>
          <w:left w:val="single" w:sz="12" w:space="4" w:color="3182CE"/>
        </w:pBdr>
        <w:spacing w:before="80" w:after="80"/>
        <w:ind w:left="504"/>
      </w:pPr>
      <w:r>
        <w:rPr>
          <w:i/>
          <w:color w:val="4A5568"/>
        </w:rPr>
        <w:t>Contributing factors are identified from the **CycleRAP scoring multipliers** — each attribute that raises the risk score is listed with how much it contributed (shown as a negative number, e.g. −3.5).</w:t>
      </w:r>
    </w:p>
    <w:p w14:paraId="77EDF4F8" w14:textId="77777777" w:rsidR="009F57AD" w:rsidRDefault="009F57AD">
      <w:pPr>
        <w:pBdr>
          <w:bottom w:val="single" w:sz="6" w:space="1" w:color="CCCCCC"/>
        </w:pBdr>
        <w:spacing w:after="0"/>
      </w:pPr>
    </w:p>
    <w:p w14:paraId="7EDBC0E1" w14:textId="77777777" w:rsidR="009F57AD" w:rsidRDefault="00000000">
      <w:pPr>
        <w:pStyle w:val="Heading2"/>
        <w:spacing w:before="240"/>
      </w:pPr>
      <w:r>
        <w:lastRenderedPageBreak/>
        <w:t>Section 4 — Project Treatment Report (Before &amp; After)</w:t>
      </w:r>
    </w:p>
    <w:p w14:paraId="4F83826E" w14:textId="77777777" w:rsidR="009F57AD" w:rsidRDefault="00000000">
      <w:r>
        <w:rPr>
          <w:b/>
        </w:rPr>
        <w:t>What it shows:</w:t>
      </w:r>
      <w:r>
        <w:t xml:space="preserve"> Which treatments were applied across the project(s) and a summary of how many segments were treated per treatment type.</w:t>
      </w:r>
    </w:p>
    <w:p w14:paraId="032F9832" w14:textId="77777777" w:rsidR="009F57AD" w:rsidRDefault="00000000">
      <w:pPr>
        <w:pStyle w:val="Heading3"/>
        <w:spacing w:before="160"/>
      </w:pPr>
      <w:r>
        <w:t>How the before/after works</w:t>
      </w:r>
    </w:p>
    <w:p w14:paraId="53EE6EA9" w14:textId="77777777" w:rsidR="009F57AD" w:rsidRDefault="00000000">
      <w:pPr>
        <w:pStyle w:val="ListNumber"/>
      </w:pPr>
      <w:r>
        <w:t xml:space="preserve">Treatments must first be applied in the </w:t>
      </w:r>
      <w:r>
        <w:rPr>
          <w:b/>
        </w:rPr>
        <w:t>Treatment Page</w:t>
      </w:r>
      <w:r>
        <w:t xml:space="preserve"> (accessed from the sidebar on the path analysis or projects page).</w:t>
      </w:r>
    </w:p>
    <w:p w14:paraId="7D182196" w14:textId="77777777" w:rsidR="009F57AD" w:rsidRDefault="00000000">
      <w:pPr>
        <w:pStyle w:val="ListNumber"/>
      </w:pPr>
      <w:r>
        <w:t xml:space="preserve">After applying treatments and returning to the Report Builder, the </w:t>
      </w:r>
      <w:r>
        <w:rPr>
          <w:b/>
        </w:rPr>
        <w:t>Treatments</w:t>
      </w:r>
      <w:r>
        <w:t xml:space="preserve"> section lists:</w:t>
      </w:r>
    </w:p>
    <w:p w14:paraId="21CD6052" w14:textId="77777777" w:rsidR="009F57AD" w:rsidRDefault="00000000">
      <w:pPr>
        <w:pStyle w:val="ListBullet2"/>
      </w:pPr>
      <w:r>
        <w:t>Each treatment type (e.g. "Install street lighting", "Widen the facility").</w:t>
      </w:r>
    </w:p>
    <w:p w14:paraId="5EF4E1C2" w14:textId="77777777" w:rsidR="009F57AD" w:rsidRDefault="00000000">
      <w:pPr>
        <w:pStyle w:val="ListBullet2"/>
      </w:pPr>
      <w:r>
        <w:t>How many segments received each treatment.</w:t>
      </w:r>
    </w:p>
    <w:p w14:paraId="7385C39D" w14:textId="77777777" w:rsidR="009F57AD" w:rsidRDefault="00000000">
      <w:pPr>
        <w:pStyle w:val="ListNumber"/>
      </w:pPr>
      <w:r>
        <w:t xml:space="preserve">The </w:t>
      </w:r>
      <w:r>
        <w:rPr>
          <w:b/>
        </w:rPr>
        <w:t>Top Risk Stretches</w:t>
      </w:r>
      <w:r>
        <w:t xml:space="preserve"> section (above) shows the </w:t>
      </w:r>
      <w:r>
        <w:rPr>
          <w:b/>
        </w:rPr>
        <w:t>Applied Treatments</w:t>
      </w:r>
      <w:r>
        <w:t xml:space="preserve"> box on each segment card — this is the "after" side of the before/after comparison. The segment image shown is the </w:t>
      </w:r>
      <w:r>
        <w:rPr>
          <w:b/>
        </w:rPr>
        <w:t>before</w:t>
      </w:r>
      <w:r>
        <w:t xml:space="preserve"> survey photo.</w:t>
      </w:r>
    </w:p>
    <w:p w14:paraId="6DAE4CB4" w14:textId="77777777" w:rsidR="009F57AD" w:rsidRDefault="00000000">
      <w:pPr>
        <w:pStyle w:val="Heading3"/>
        <w:spacing w:before="160"/>
      </w:pPr>
      <w:r>
        <w:t>Pasting AI-generated "after" images</w:t>
      </w:r>
    </w:p>
    <w:p w14:paraId="52C17A2B" w14:textId="77777777" w:rsidR="009F57AD" w:rsidRDefault="00000000">
      <w:r>
        <w:t xml:space="preserve">For each of the top 10 segments, the report shows the real survey photo as the </w:t>
      </w:r>
      <w:r>
        <w:rPr>
          <w:b/>
        </w:rPr>
        <w:t>before</w:t>
      </w:r>
      <w:r>
        <w:t xml:space="preserve"> image. To add an AI-generated </w:t>
      </w:r>
      <w:r>
        <w:rPr>
          <w:b/>
        </w:rPr>
        <w:t>after</w:t>
      </w:r>
      <w:r>
        <w:t xml:space="preserve"> image showing what the location could look like post-treatment:</w:t>
      </w:r>
    </w:p>
    <w:p w14:paraId="6378A94C" w14:textId="77777777" w:rsidR="009F57AD" w:rsidRDefault="00000000">
      <w:pPr>
        <w:pStyle w:val="ListNumber"/>
      </w:pPr>
      <w:r>
        <w:t xml:space="preserve">In the </w:t>
      </w:r>
      <w:r>
        <w:rPr>
          <w:b/>
        </w:rPr>
        <w:t>Treatment Page</w:t>
      </w:r>
      <w:r>
        <w:t xml:space="preserve">, use the </w:t>
      </w:r>
      <w:r>
        <w:rPr>
          <w:b/>
        </w:rPr>
        <w:t>AI Prompt</w:t>
      </w:r>
      <w:r>
        <w:t xml:space="preserve"> feature to generate an after-treatment visualisation for that segment.</w:t>
      </w:r>
    </w:p>
    <w:p w14:paraId="2703B51B" w14:textId="77777777" w:rsidR="009F57AD" w:rsidRDefault="00000000">
      <w:pPr>
        <w:pStyle w:val="ListNumber"/>
      </w:pPr>
      <w:r>
        <w:rPr>
          <w:b/>
        </w:rPr>
        <w:t>Copy</w:t>
      </w:r>
      <w:r>
        <w:t xml:space="preserve"> the AI-generated image to your clipboard (right-click → Copy Image, or use the copy button if available).</w:t>
      </w:r>
    </w:p>
    <w:p w14:paraId="5447A73F" w14:textId="77777777" w:rsidR="009F57AD" w:rsidRDefault="00000000">
      <w:pPr>
        <w:pStyle w:val="ListNumber"/>
      </w:pPr>
      <w:r>
        <w:t>In the Report Builder, open the top risk segment you want to update.</w:t>
      </w:r>
    </w:p>
    <w:p w14:paraId="5BE7FEF1" w14:textId="77777777" w:rsidR="009F57AD" w:rsidRDefault="00000000">
      <w:pPr>
        <w:pStyle w:val="ListNumber"/>
      </w:pPr>
      <w:r>
        <w:rPr>
          <w:b/>
        </w:rPr>
        <w:t>Paste</w:t>
      </w:r>
      <w:r>
        <w:t xml:space="preserve"> the image directly into the segment image area — click the image area once to select it, then press </w:t>
      </w:r>
      <w:r>
        <w:rPr>
          <w:b/>
        </w:rPr>
        <w:t>Ctrl+V</w:t>
      </w:r>
      <w:r>
        <w:t>.</w:t>
      </w:r>
    </w:p>
    <w:p w14:paraId="6E2C4255" w14:textId="77777777" w:rsidR="009F57AD" w:rsidRDefault="00000000">
      <w:pPr>
        <w:pStyle w:val="ListNumber"/>
      </w:pPr>
      <w:r>
        <w:t>The pasted AI image replaces the survey photo for that segment in the report export.</w:t>
      </w:r>
    </w:p>
    <w:p w14:paraId="32F9AE77" w14:textId="77777777" w:rsidR="009F57AD" w:rsidRDefault="00000000">
      <w:pPr>
        <w:pBdr>
          <w:left w:val="single" w:sz="12" w:space="4" w:color="3182CE"/>
        </w:pBdr>
        <w:spacing w:before="80" w:after="80"/>
        <w:ind w:left="504"/>
      </w:pPr>
      <w:r>
        <w:rPr>
          <w:i/>
          <w:color w:val="4A5568"/>
        </w:rPr>
        <w:t>Currently the paste-in feature works in **Full Page** view mode. Ensure you are in Full Page mode before pasting.</w:t>
      </w:r>
    </w:p>
    <w:p w14:paraId="2FA6E12D" w14:textId="77777777" w:rsidR="009F57AD" w:rsidRDefault="009F57AD">
      <w:pPr>
        <w:pBdr>
          <w:bottom w:val="single" w:sz="6" w:space="1" w:color="CCCCCC"/>
        </w:pBdr>
        <w:spacing w:after="0"/>
      </w:pPr>
    </w:p>
    <w:p w14:paraId="30193BF0" w14:textId="77777777" w:rsidR="009F57AD" w:rsidRDefault="00000000">
      <w:pPr>
        <w:pStyle w:val="Heading2"/>
        <w:spacing w:before="240"/>
      </w:pPr>
      <w:r>
        <w:t>Section 5 — Benchmarking (Verified Projects)</w:t>
      </w:r>
    </w:p>
    <w:p w14:paraId="531D2FB1" w14:textId="77777777" w:rsidR="009F57AD" w:rsidRDefault="00000000">
      <w:r>
        <w:rPr>
          <w:b/>
        </w:rPr>
        <w:t>What it shows:</w:t>
      </w:r>
      <w:r>
        <w:t xml:space="preserve"> How the current project(s) compare against </w:t>
      </w:r>
      <w:r>
        <w:rPr>
          <w:b/>
        </w:rPr>
        <w:t>all other verified projects</w:t>
      </w:r>
      <w:r>
        <w:t xml:space="preserve"> in the system — showing min, average, and max scores for each crash type across the verified set.</w:t>
      </w:r>
    </w:p>
    <w:p w14:paraId="21BB7A69" w14:textId="77777777" w:rsidR="009F57AD" w:rsidRDefault="00000000">
      <w:pPr>
        <w:pStyle w:val="Heading3"/>
        <w:spacing w:before="160"/>
      </w:pPr>
      <w:r>
        <w:t>How to read it</w:t>
      </w:r>
    </w:p>
    <w:tbl>
      <w:tblPr>
        <w:tblStyle w:val="TableGrid"/>
        <w:tblW w:w="0" w:type="auto"/>
        <w:tblLook w:val="04A0" w:firstRow="1" w:lastRow="0" w:firstColumn="1" w:lastColumn="0" w:noHBand="0" w:noVBand="1"/>
      </w:tblPr>
      <w:tblGrid>
        <w:gridCol w:w="4315"/>
        <w:gridCol w:w="4315"/>
      </w:tblGrid>
      <w:tr w:rsidR="009F57AD" w14:paraId="4760FEF9" w14:textId="77777777">
        <w:tc>
          <w:tcPr>
            <w:tcW w:w="4320" w:type="dxa"/>
            <w:shd w:val="clear" w:color="auto" w:fill="EDF2F7"/>
          </w:tcPr>
          <w:p w14:paraId="3053D135" w14:textId="77777777" w:rsidR="009F57AD" w:rsidRDefault="00000000">
            <w:r>
              <w:rPr>
                <w:b/>
                <w:sz w:val="18"/>
              </w:rPr>
              <w:t>Column</w:t>
            </w:r>
          </w:p>
        </w:tc>
        <w:tc>
          <w:tcPr>
            <w:tcW w:w="4320" w:type="dxa"/>
            <w:shd w:val="clear" w:color="auto" w:fill="EDF2F7"/>
          </w:tcPr>
          <w:p w14:paraId="1A8DA789" w14:textId="77777777" w:rsidR="009F57AD" w:rsidRDefault="00000000">
            <w:r>
              <w:rPr>
                <w:b/>
                <w:sz w:val="18"/>
              </w:rPr>
              <w:t>Meaning</w:t>
            </w:r>
          </w:p>
        </w:tc>
      </w:tr>
      <w:tr w:rsidR="009F57AD" w14:paraId="693F55D1" w14:textId="77777777">
        <w:tc>
          <w:tcPr>
            <w:tcW w:w="4320" w:type="dxa"/>
          </w:tcPr>
          <w:p w14:paraId="6F2265E1" w14:textId="77777777" w:rsidR="009F57AD" w:rsidRDefault="00000000">
            <w:r>
              <w:rPr>
                <w:b/>
                <w:sz w:val="18"/>
              </w:rPr>
              <w:t>Min</w:t>
            </w:r>
          </w:p>
        </w:tc>
        <w:tc>
          <w:tcPr>
            <w:tcW w:w="4320" w:type="dxa"/>
          </w:tcPr>
          <w:p w14:paraId="15AB5743" w14:textId="77777777" w:rsidR="009F57AD" w:rsidRDefault="00000000">
            <w:r>
              <w:rPr>
                <w:sz w:val="18"/>
              </w:rPr>
              <w:t>Lowest score seen across all verified projects</w:t>
            </w:r>
          </w:p>
        </w:tc>
      </w:tr>
      <w:tr w:rsidR="009F57AD" w14:paraId="5E23B792" w14:textId="77777777">
        <w:tc>
          <w:tcPr>
            <w:tcW w:w="4320" w:type="dxa"/>
          </w:tcPr>
          <w:p w14:paraId="3DCC20C5" w14:textId="77777777" w:rsidR="009F57AD" w:rsidRDefault="00000000">
            <w:r>
              <w:rPr>
                <w:b/>
                <w:sz w:val="18"/>
              </w:rPr>
              <w:t>Avg</w:t>
            </w:r>
          </w:p>
        </w:tc>
        <w:tc>
          <w:tcPr>
            <w:tcW w:w="4320" w:type="dxa"/>
          </w:tcPr>
          <w:p w14:paraId="5B120A58" w14:textId="77777777" w:rsidR="009F57AD" w:rsidRDefault="00000000">
            <w:r>
              <w:rPr>
                <w:sz w:val="18"/>
              </w:rPr>
              <w:t>Average score across verified projects</w:t>
            </w:r>
          </w:p>
        </w:tc>
      </w:tr>
      <w:tr w:rsidR="009F57AD" w14:paraId="60837E7A" w14:textId="77777777">
        <w:tc>
          <w:tcPr>
            <w:tcW w:w="4320" w:type="dxa"/>
          </w:tcPr>
          <w:p w14:paraId="1B464192" w14:textId="77777777" w:rsidR="009F57AD" w:rsidRDefault="00000000">
            <w:r>
              <w:rPr>
                <w:b/>
                <w:sz w:val="18"/>
              </w:rPr>
              <w:t>Max</w:t>
            </w:r>
          </w:p>
        </w:tc>
        <w:tc>
          <w:tcPr>
            <w:tcW w:w="4320" w:type="dxa"/>
          </w:tcPr>
          <w:p w14:paraId="714E363C" w14:textId="77777777" w:rsidR="009F57AD" w:rsidRDefault="00000000">
            <w:r>
              <w:rPr>
                <w:sz w:val="18"/>
              </w:rPr>
              <w:t>Highest score seen across verified projects</w:t>
            </w:r>
          </w:p>
        </w:tc>
      </w:tr>
      <w:tr w:rsidR="009F57AD" w14:paraId="79724199" w14:textId="77777777">
        <w:tc>
          <w:tcPr>
            <w:tcW w:w="4320" w:type="dxa"/>
          </w:tcPr>
          <w:p w14:paraId="2F97F0B4" w14:textId="77777777" w:rsidR="009F57AD" w:rsidRDefault="00000000">
            <w:r>
              <w:rPr>
                <w:b/>
                <w:sz w:val="18"/>
              </w:rPr>
              <w:t>Your project</w:t>
            </w:r>
          </w:p>
        </w:tc>
        <w:tc>
          <w:tcPr>
            <w:tcW w:w="4320" w:type="dxa"/>
          </w:tcPr>
          <w:p w14:paraId="72F9EFD2" w14:textId="77777777" w:rsidR="009F57AD" w:rsidRDefault="00000000">
            <w:r>
              <w:rPr>
                <w:sz w:val="18"/>
              </w:rPr>
              <w:t>The current project's average score (highlighted)</w:t>
            </w:r>
          </w:p>
        </w:tc>
      </w:tr>
    </w:tbl>
    <w:p w14:paraId="2F4B8398" w14:textId="77777777" w:rsidR="009F57AD" w:rsidRDefault="009F57AD"/>
    <w:p w14:paraId="7F041F2E" w14:textId="77777777" w:rsidR="009F57AD" w:rsidRDefault="00000000">
      <w:r>
        <w:t>The five rows are: VB, BB, SB, BP, and Overall Risk.</w:t>
      </w:r>
    </w:p>
    <w:p w14:paraId="5C2D140E" w14:textId="77777777" w:rsidR="009F57AD" w:rsidRDefault="00000000">
      <w:pPr>
        <w:pStyle w:val="Heading3"/>
        <w:spacing w:before="160"/>
      </w:pPr>
      <w:r>
        <w:lastRenderedPageBreak/>
        <w:t>How benchmarking works</w:t>
      </w:r>
    </w:p>
    <w:p w14:paraId="4867501A" w14:textId="77777777" w:rsidR="009F57AD" w:rsidRDefault="00000000">
      <w:pPr>
        <w:pStyle w:val="ListNumber"/>
      </w:pPr>
      <w:r>
        <w:t xml:space="preserve">A project is included in the benchmark pool only if it has been </w:t>
      </w:r>
      <w:r>
        <w:rPr>
          <w:b/>
        </w:rPr>
        <w:t>verified</w:t>
      </w:r>
      <w:r>
        <w:t xml:space="preserve"> (the Verified toggle in the Projects page must be on).</w:t>
      </w:r>
    </w:p>
    <w:p w14:paraId="3E78C851" w14:textId="77777777" w:rsidR="009F57AD" w:rsidRDefault="00000000">
      <w:pPr>
        <w:pStyle w:val="ListNumber"/>
      </w:pPr>
      <w:r>
        <w:t>The benchmarking section loads automatically — no extra steps needed.</w:t>
      </w:r>
    </w:p>
    <w:p w14:paraId="3AA9A138" w14:textId="77777777" w:rsidR="009F57AD" w:rsidRDefault="00000000">
      <w:pPr>
        <w:pStyle w:val="ListNumber"/>
      </w:pPr>
      <w:r>
        <w:t>Use this to see whether your project's risk scores are above or below typical values for similar paths in the dataset.</w:t>
      </w:r>
    </w:p>
    <w:p w14:paraId="189ABA5C" w14:textId="77777777" w:rsidR="009F57AD" w:rsidRDefault="00000000">
      <w:pPr>
        <w:pBdr>
          <w:left w:val="single" w:sz="12" w:space="4" w:color="3182CE"/>
        </w:pBdr>
        <w:spacing w:before="80" w:after="80"/>
        <w:ind w:left="504"/>
      </w:pPr>
      <w:r>
        <w:rPr>
          <w:i/>
          <w:color w:val="4A5568"/>
        </w:rPr>
        <w:t>If no other verified projects exist in the system, the benchmarking section will show only your current project's data.</w:t>
      </w:r>
    </w:p>
    <w:p w14:paraId="02EC2D2C" w14:textId="77777777" w:rsidR="009F57AD" w:rsidRDefault="009F57AD">
      <w:pPr>
        <w:pBdr>
          <w:bottom w:val="single" w:sz="6" w:space="1" w:color="CCCCCC"/>
        </w:pBdr>
        <w:spacing w:after="0"/>
      </w:pPr>
    </w:p>
    <w:p w14:paraId="398DAAFB" w14:textId="77777777" w:rsidR="009F57AD" w:rsidRDefault="00000000">
      <w:pPr>
        <w:pStyle w:val="Heading2"/>
        <w:spacing w:before="240"/>
      </w:pPr>
      <w:r>
        <w:t>Saving, Exporting and Reusing Your Report</w:t>
      </w:r>
    </w:p>
    <w:p w14:paraId="0AE5294B" w14:textId="77777777" w:rsidR="009F57AD" w:rsidRDefault="00000000">
      <w:pPr>
        <w:pStyle w:val="Heading3"/>
        <w:spacing w:before="160"/>
      </w:pPr>
      <w:r>
        <w:t>Save your layout</w:t>
      </w:r>
    </w:p>
    <w:p w14:paraId="146DDF04" w14:textId="77777777" w:rsidR="009F57AD" w:rsidRDefault="00000000">
      <w:r>
        <w:t xml:space="preserve">Click </w:t>
      </w:r>
      <w:r>
        <w:rPr>
          <w:b/>
        </w:rPr>
        <w:t>Save Layout</w:t>
      </w:r>
      <w:r>
        <w:t xml:space="preserve"> in the toolbar. Your section order, section titles, all editable text (report title, OIC, purpose, dates), and any customisations are saved to the browser.</w:t>
      </w:r>
    </w:p>
    <w:p w14:paraId="56115BD7" w14:textId="77777777" w:rsidR="009F57AD" w:rsidRDefault="00000000">
      <w:pPr>
        <w:pStyle w:val="Heading3"/>
        <w:spacing w:before="160"/>
      </w:pPr>
      <w:r>
        <w:t>Export as PDF</w:t>
      </w:r>
    </w:p>
    <w:p w14:paraId="72FD3A91" w14:textId="77777777" w:rsidR="009F57AD" w:rsidRDefault="00000000">
      <w:r>
        <w:t xml:space="preserve">Click </w:t>
      </w:r>
      <w:r>
        <w:rPr>
          <w:b/>
        </w:rPr>
        <w:t>Export PDF</w:t>
      </w:r>
      <w:r>
        <w:t>. The report renders exactly as shown in the preview, sliced into A4 pages. Each section begins on a clean page boundary.</w:t>
      </w:r>
    </w:p>
    <w:p w14:paraId="77BCC95A" w14:textId="77777777" w:rsidR="009F57AD" w:rsidRDefault="00000000">
      <w:pPr>
        <w:pStyle w:val="Heading3"/>
        <w:spacing w:before="160"/>
      </w:pPr>
      <w:r>
        <w:t>Export as Word (.docx)</w:t>
      </w:r>
    </w:p>
    <w:p w14:paraId="20858B7E" w14:textId="77777777" w:rsidR="009F57AD" w:rsidRDefault="00000000">
      <w:r>
        <w:t xml:space="preserve">Click </w:t>
      </w:r>
      <w:r>
        <w:rPr>
          <w:b/>
        </w:rPr>
        <w:t>Export Word</w:t>
      </w:r>
      <w:r>
        <w:t xml:space="preserve">. A </w:t>
      </w:r>
      <w:r>
        <w:rPr>
          <w:rFonts w:ascii="Courier New" w:hAnsi="Courier New"/>
          <w:color w:val="C53030"/>
          <w:sz w:val="18"/>
        </w:rPr>
        <w:t>.docx</w:t>
      </w:r>
      <w:r>
        <w:t xml:space="preserve"> file is generated with the same content, suitable for further editing in Microsoft Word.</w:t>
      </w:r>
    </w:p>
    <w:p w14:paraId="3E4515C0" w14:textId="77777777" w:rsidR="009F57AD" w:rsidRDefault="00000000">
      <w:pPr>
        <w:pStyle w:val="Heading3"/>
        <w:spacing w:before="160"/>
      </w:pPr>
      <w:r>
        <w:t>Restore a previous layout</w:t>
      </w:r>
    </w:p>
    <w:p w14:paraId="7B602A55" w14:textId="77777777" w:rsidR="009F57AD" w:rsidRDefault="00000000">
      <w:r>
        <w:t xml:space="preserve">Click </w:t>
      </w:r>
      <w:r>
        <w:rPr>
          <w:b/>
        </w:rPr>
        <w:t>Restore Saved</w:t>
      </w:r>
      <w:r>
        <w:t xml:space="preserve"> on the toolbar to reload a layout you saved earlier in the same browser.</w:t>
      </w:r>
    </w:p>
    <w:p w14:paraId="3344F8F0" w14:textId="77777777" w:rsidR="009F57AD" w:rsidRDefault="00000000">
      <w:pPr>
        <w:pStyle w:val="Heading3"/>
        <w:spacing w:before="160"/>
      </w:pPr>
      <w:r>
        <w:t>Reset to default</w:t>
      </w:r>
    </w:p>
    <w:p w14:paraId="780EE4FA" w14:textId="77777777" w:rsidR="009F57AD" w:rsidRDefault="00000000">
      <w:r>
        <w:t xml:space="preserve">Click </w:t>
      </w:r>
      <w:r>
        <w:rPr>
          <w:b/>
        </w:rPr>
        <w:t>Reset</w:t>
      </w:r>
      <w:r>
        <w:t xml:space="preserve"> to clear all customisations and return to the default section layout.</w:t>
      </w:r>
    </w:p>
    <w:p w14:paraId="6E734A32" w14:textId="77777777" w:rsidR="009F57AD" w:rsidRDefault="009F57AD">
      <w:pPr>
        <w:pBdr>
          <w:bottom w:val="single" w:sz="6" w:space="1" w:color="CCCCCC"/>
        </w:pBdr>
        <w:spacing w:after="0"/>
      </w:pPr>
    </w:p>
    <w:p w14:paraId="57F25846" w14:textId="77777777" w:rsidR="009F57AD" w:rsidRDefault="00000000">
      <w:pPr>
        <w:pStyle w:val="Heading2"/>
        <w:spacing w:before="240"/>
      </w:pPr>
      <w:r>
        <w:t>Quick-start Steps</w:t>
      </w:r>
    </w:p>
    <w:p w14:paraId="073155DE" w14:textId="77777777" w:rsidR="009F57AD" w:rsidRDefault="00000000">
      <w:pPr>
        <w:pStyle w:val="ListNumber"/>
      </w:pPr>
      <w:r>
        <w:rPr>
          <w:b/>
        </w:rPr>
        <w:t>Load your projects</w:t>
      </w:r>
      <w:r>
        <w:t xml:space="preserve"> in the Path Analysis page; apply any filters you need.</w:t>
      </w:r>
    </w:p>
    <w:p w14:paraId="0AB7D05C" w14:textId="77777777" w:rsidR="009F57AD" w:rsidRDefault="00000000">
      <w:pPr>
        <w:pStyle w:val="ListNumber"/>
      </w:pPr>
      <w:r>
        <w:rPr>
          <w:b/>
        </w:rPr>
        <w:t>Open Report Builder</w:t>
      </w:r>
      <w:r>
        <w:t xml:space="preserve"> from the sidebar ("Generate Report").</w:t>
      </w:r>
    </w:p>
    <w:p w14:paraId="48C1216E" w14:textId="77777777" w:rsidR="009F57AD" w:rsidRDefault="00000000">
      <w:pPr>
        <w:pStyle w:val="ListNumber"/>
      </w:pPr>
      <w:r>
        <w:t xml:space="preserve">Fill in the </w:t>
      </w:r>
      <w:r>
        <w:rPr>
          <w:b/>
        </w:rPr>
        <w:t>Title toolbar fields</w:t>
      </w:r>
      <w:r>
        <w:t>: Report Title, OIC Name, Image Date, Report Date, Purpose.</w:t>
      </w:r>
    </w:p>
    <w:p w14:paraId="342C41CB" w14:textId="77777777" w:rsidR="009F57AD" w:rsidRDefault="00000000">
      <w:pPr>
        <w:pStyle w:val="ListNumber"/>
      </w:pPr>
      <w:r>
        <w:t xml:space="preserve">Toggle sections </w:t>
      </w:r>
      <w:r>
        <w:rPr>
          <w:b/>
        </w:rPr>
        <w:t>on/off</w:t>
      </w:r>
      <w:r>
        <w:t xml:space="preserve"> as needed; drag to reorder.</w:t>
      </w:r>
    </w:p>
    <w:p w14:paraId="20E4D181" w14:textId="77777777" w:rsidR="009F57AD" w:rsidRDefault="00000000">
      <w:pPr>
        <w:pStyle w:val="ListNumber"/>
      </w:pPr>
      <w:r>
        <w:t xml:space="preserve">Set </w:t>
      </w:r>
      <w:r>
        <w:rPr>
          <w:b/>
        </w:rPr>
        <w:t>Top Risk Stretches</w:t>
      </w:r>
      <w:r>
        <w:t xml:space="preserve"> to </w:t>
      </w:r>
      <w:r>
        <w:rPr>
          <w:b/>
        </w:rPr>
        <w:t>Full Page</w:t>
      </w:r>
      <w:r>
        <w:t xml:space="preserve">, </w:t>
      </w:r>
      <w:r>
        <w:rPr>
          <w:b/>
        </w:rPr>
        <w:t>Top 10</w:t>
      </w:r>
      <w:r>
        <w:t>.</w:t>
      </w:r>
    </w:p>
    <w:p w14:paraId="054603A7" w14:textId="77777777" w:rsidR="009F57AD" w:rsidRDefault="00000000">
      <w:pPr>
        <w:pStyle w:val="ListNumber"/>
      </w:pPr>
      <w:r>
        <w:t>(Optional) Paste AI-generated after images into segment image areas.</w:t>
      </w:r>
    </w:p>
    <w:p w14:paraId="6A06E393" w14:textId="77777777" w:rsidR="009F57AD" w:rsidRDefault="00000000">
      <w:pPr>
        <w:pStyle w:val="ListNumber"/>
      </w:pPr>
      <w:r>
        <w:t xml:space="preserve">Click </w:t>
      </w:r>
      <w:r>
        <w:rPr>
          <w:b/>
        </w:rPr>
        <w:t>Export PDF</w:t>
      </w:r>
      <w:r>
        <w:t xml:space="preserve"> or </w:t>
      </w:r>
      <w:r>
        <w:rPr>
          <w:b/>
        </w:rPr>
        <w:t>Export Word</w:t>
      </w:r>
      <w:r>
        <w:t>.</w:t>
      </w:r>
    </w:p>
    <w:p w14:paraId="25556A4D" w14:textId="77777777" w:rsidR="009F57AD" w:rsidRDefault="00000000">
      <w:r>
        <w:br w:type="page"/>
      </w:r>
    </w:p>
    <w:p w14:paraId="58DBD507" w14:textId="77777777" w:rsidR="009F57AD" w:rsidRDefault="00000000">
      <w:pPr>
        <w:pStyle w:val="Heading1"/>
        <w:spacing w:before="360"/>
      </w:pPr>
      <w:r>
        <w:lastRenderedPageBreak/>
        <w:t>7. GIS Layer Management</w:t>
      </w:r>
    </w:p>
    <w:p w14:paraId="04884B35" w14:textId="77777777" w:rsidR="009F57AD" w:rsidRDefault="00000000">
      <w:r>
        <w:t xml:space="preserve">PSAT uses external GIS shapefiles and GeoJSON layers to provide spatial context for path coding and risk analysis. Use the </w:t>
      </w:r>
      <w:r>
        <w:rPr>
          <w:b/>
        </w:rPr>
        <w:t>GIS Layer Management</w:t>
      </w:r>
      <w:r>
        <w:t xml:space="preserve"> tool to keep these datasets up to date.</w:t>
      </w:r>
    </w:p>
    <w:p w14:paraId="7BB9E5AD" w14:textId="77777777" w:rsidR="009F57AD" w:rsidRDefault="009F57AD">
      <w:pPr>
        <w:pBdr>
          <w:bottom w:val="single" w:sz="6" w:space="1" w:color="CCCCCC"/>
        </w:pBdr>
        <w:spacing w:after="0"/>
      </w:pPr>
    </w:p>
    <w:p w14:paraId="25AD0B3F" w14:textId="77777777" w:rsidR="009F57AD" w:rsidRDefault="00000000">
      <w:pPr>
        <w:pStyle w:val="Heading2"/>
        <w:spacing w:before="240"/>
      </w:pPr>
      <w:r>
        <w:t>Table of Contents</w:t>
      </w:r>
    </w:p>
    <w:p w14:paraId="7A952ADA" w14:textId="77777777" w:rsidR="009F57AD" w:rsidRDefault="009F57AD">
      <w:pPr>
        <w:pBdr>
          <w:bottom w:val="single" w:sz="6" w:space="1" w:color="CCCCCC"/>
        </w:pBdr>
        <w:spacing w:after="0"/>
      </w:pPr>
    </w:p>
    <w:p w14:paraId="4799EB86" w14:textId="77777777" w:rsidR="009F57AD" w:rsidRDefault="00000000">
      <w:pPr>
        <w:pStyle w:val="Heading2"/>
        <w:spacing w:before="240"/>
      </w:pPr>
      <w:r>
        <w:t>7.1 Viewing GIS Layers</w:t>
      </w:r>
    </w:p>
    <w:p w14:paraId="76ED571B" w14:textId="77777777" w:rsidR="009F57AD" w:rsidRDefault="00000000">
      <w:r>
        <w:t xml:space="preserve">Click the </w:t>
      </w:r>
      <w:r>
        <w:rPr>
          <w:b/>
        </w:rPr>
        <w:t>View GIS Layers</w:t>
      </w:r>
      <w:r>
        <w:t xml:space="preserve"> button in the sidebar to open the GIS Layers dashboard. Here you can:</w:t>
      </w:r>
    </w:p>
    <w:p w14:paraId="0A33A870" w14:textId="77777777" w:rsidR="009F57AD" w:rsidRDefault="00000000">
      <w:pPr>
        <w:pStyle w:val="ListBullet"/>
      </w:pPr>
      <w:r>
        <w:t>Browse all current GIS layers (sorted in alphabetical order)</w:t>
      </w:r>
    </w:p>
    <w:p w14:paraId="7AD18D73" w14:textId="77777777" w:rsidR="009F57AD" w:rsidRDefault="00000000">
      <w:pPr>
        <w:pStyle w:val="ListBullet"/>
      </w:pPr>
      <w:r>
        <w:t>View last updated date, required columns, and metadata for each layer</w:t>
      </w:r>
    </w:p>
    <w:p w14:paraId="542C80E4" w14:textId="77777777" w:rsidR="009F57AD" w:rsidRDefault="00000000">
      <w:pPr>
        <w:pStyle w:val="ListBullet"/>
      </w:pPr>
      <w:r>
        <w:rPr>
          <w:b/>
        </w:rPr>
        <w:t>Required Columns</w:t>
      </w:r>
      <w:r>
        <w:t xml:space="preserve">: Inspect the mandatory column names needed for PSAT to process the layer. The number in parentheses, e.g., </w:t>
      </w:r>
      <w:r>
        <w:rPr>
          <w:rFonts w:ascii="Courier New" w:hAnsi="Courier New"/>
          <w:color w:val="C53030"/>
          <w:sz w:val="18"/>
        </w:rPr>
        <w:t>LU_DESC (1)</w:t>
      </w:r>
      <w:r>
        <w:t>, indicates the expected column index in the source data</w:t>
      </w:r>
    </w:p>
    <w:p w14:paraId="4A599E71" w14:textId="77777777" w:rsidR="009F57AD" w:rsidRDefault="00000000">
      <w:pPr>
        <w:pStyle w:val="ListBullet"/>
      </w:pPr>
      <w:r>
        <w:t>Preview any layer on an interactive map by clicking it</w:t>
      </w:r>
    </w:p>
    <w:p w14:paraId="6B20394D" w14:textId="77777777" w:rsidR="009F57AD" w:rsidRDefault="00000000">
      <w:pPr>
        <w:pStyle w:val="ListBullet"/>
      </w:pPr>
      <w:r>
        <w:rPr>
          <w:b/>
        </w:rPr>
        <w:t>Filter</w:t>
      </w:r>
      <w:r>
        <w:t xml:space="preserve"> the list instantly by typing a keyword into the filter box (see Section 7.6)</w:t>
      </w:r>
    </w:p>
    <w:p w14:paraId="4E434086" w14:textId="77777777" w:rsidR="009F57AD" w:rsidRDefault="00000000">
      <w:pPr>
        <w:pStyle w:val="ListBullet"/>
      </w:pPr>
      <w:r>
        <w:rPr>
          <w:b/>
        </w:rPr>
        <w:t>Rename</w:t>
      </w:r>
      <w:r>
        <w:t xml:space="preserve"> any layer to a custom display name or </w:t>
      </w:r>
      <w:r>
        <w:rPr>
          <w:b/>
        </w:rPr>
        <w:t>revert</w:t>
      </w:r>
      <w:r>
        <w:t xml:space="preserve"> it back to its original name (see Sections 7.7 and 7.8)</w:t>
      </w:r>
    </w:p>
    <w:p w14:paraId="050F30C5" w14:textId="77777777" w:rsidR="009F57AD" w:rsidRDefault="00000000">
      <w:pPr>
        <w:pStyle w:val="Heading2"/>
        <w:spacing w:before="240"/>
      </w:pPr>
      <w:r>
        <w:t>7.2 All GIS Layers in PSAT</w:t>
      </w:r>
    </w:p>
    <w:p w14:paraId="32CEB21C" w14:textId="77777777" w:rsidR="009F57AD" w:rsidRDefault="00000000">
      <w:r>
        <w:t>The table below lists every shapefile currently loaded in PSAT, the PSAT attribute it affects, and the required columns. Layer names match the display names shown on the GIS Layers page.</w:t>
      </w:r>
    </w:p>
    <w:tbl>
      <w:tblPr>
        <w:tblStyle w:val="TableGrid"/>
        <w:tblW w:w="0" w:type="auto"/>
        <w:tblLook w:val="04A0" w:firstRow="1" w:lastRow="0" w:firstColumn="1" w:lastColumn="0" w:noHBand="0" w:noVBand="1"/>
      </w:tblPr>
      <w:tblGrid>
        <w:gridCol w:w="2485"/>
        <w:gridCol w:w="1722"/>
        <w:gridCol w:w="1382"/>
        <w:gridCol w:w="1509"/>
        <w:gridCol w:w="1532"/>
      </w:tblGrid>
      <w:tr w:rsidR="009F57AD" w14:paraId="4EE04D02" w14:textId="77777777">
        <w:tc>
          <w:tcPr>
            <w:tcW w:w="1728" w:type="dxa"/>
            <w:shd w:val="clear" w:color="auto" w:fill="EDF2F7"/>
          </w:tcPr>
          <w:p w14:paraId="3E93AD05" w14:textId="77777777" w:rsidR="009F57AD" w:rsidRDefault="00000000">
            <w:r>
              <w:rPr>
                <w:b/>
                <w:sz w:val="18"/>
              </w:rPr>
              <w:t>Layer Name</w:t>
            </w:r>
          </w:p>
        </w:tc>
        <w:tc>
          <w:tcPr>
            <w:tcW w:w="1728" w:type="dxa"/>
            <w:shd w:val="clear" w:color="auto" w:fill="EDF2F7"/>
          </w:tcPr>
          <w:p w14:paraId="42617248" w14:textId="77777777" w:rsidR="009F57AD" w:rsidRDefault="00000000">
            <w:r>
              <w:rPr>
                <w:b/>
                <w:sz w:val="18"/>
              </w:rPr>
              <w:t>Category</w:t>
            </w:r>
          </w:p>
        </w:tc>
        <w:tc>
          <w:tcPr>
            <w:tcW w:w="1728" w:type="dxa"/>
            <w:shd w:val="clear" w:color="auto" w:fill="EDF2F7"/>
          </w:tcPr>
          <w:p w14:paraId="2F6A095A" w14:textId="77777777" w:rsidR="009F57AD" w:rsidRDefault="00000000">
            <w:r>
              <w:rPr>
                <w:b/>
                <w:sz w:val="18"/>
              </w:rPr>
              <w:t>Geometry</w:t>
            </w:r>
          </w:p>
        </w:tc>
        <w:tc>
          <w:tcPr>
            <w:tcW w:w="1728" w:type="dxa"/>
            <w:shd w:val="clear" w:color="auto" w:fill="EDF2F7"/>
          </w:tcPr>
          <w:p w14:paraId="11F58954" w14:textId="77777777" w:rsidR="009F57AD" w:rsidRDefault="00000000">
            <w:r>
              <w:rPr>
                <w:b/>
                <w:sz w:val="18"/>
              </w:rPr>
              <w:t>PSAT Attribute Affected</w:t>
            </w:r>
          </w:p>
        </w:tc>
        <w:tc>
          <w:tcPr>
            <w:tcW w:w="1728" w:type="dxa"/>
            <w:shd w:val="clear" w:color="auto" w:fill="EDF2F7"/>
          </w:tcPr>
          <w:p w14:paraId="13A227DF" w14:textId="77777777" w:rsidR="009F57AD" w:rsidRDefault="00000000">
            <w:r>
              <w:rPr>
                <w:b/>
                <w:sz w:val="18"/>
              </w:rPr>
              <w:t>Required Columns</w:t>
            </w:r>
          </w:p>
        </w:tc>
      </w:tr>
      <w:tr w:rsidR="009F57AD" w14:paraId="7E300CB5" w14:textId="77777777">
        <w:tc>
          <w:tcPr>
            <w:tcW w:w="1728" w:type="dxa"/>
          </w:tcPr>
          <w:p w14:paraId="0DF72C02" w14:textId="77777777" w:rsidR="009F57AD" w:rsidRDefault="00000000">
            <w:r>
              <w:rPr>
                <w:rFonts w:ascii="Courier New" w:hAnsi="Courier New"/>
                <w:color w:val="C53030"/>
                <w:sz w:val="18"/>
              </w:rPr>
              <w:t>31Oct24 Link Ful</w:t>
            </w:r>
          </w:p>
        </w:tc>
        <w:tc>
          <w:tcPr>
            <w:tcW w:w="1728" w:type="dxa"/>
          </w:tcPr>
          <w:p w14:paraId="5E5FF9E1" w14:textId="77777777" w:rsidR="009F57AD" w:rsidRDefault="00000000">
            <w:r>
              <w:rPr>
                <w:sz w:val="18"/>
              </w:rPr>
              <w:t>LinkID_Shape_File</w:t>
            </w:r>
          </w:p>
        </w:tc>
        <w:tc>
          <w:tcPr>
            <w:tcW w:w="1728" w:type="dxa"/>
          </w:tcPr>
          <w:p w14:paraId="23020C93" w14:textId="77777777" w:rsidR="009F57AD" w:rsidRDefault="00000000">
            <w:r>
              <w:rPr>
                <w:sz w:val="18"/>
              </w:rPr>
              <w:t>LineString</w:t>
            </w:r>
          </w:p>
        </w:tc>
        <w:tc>
          <w:tcPr>
            <w:tcW w:w="1728" w:type="dxa"/>
          </w:tcPr>
          <w:p w14:paraId="20A92318" w14:textId="77777777" w:rsidR="009F57AD" w:rsidRDefault="00000000">
            <w:r>
              <w:rPr>
                <w:sz w:val="18"/>
              </w:rPr>
              <w:t>Road Operating Speed (mean)</w:t>
            </w:r>
          </w:p>
        </w:tc>
        <w:tc>
          <w:tcPr>
            <w:tcW w:w="1728" w:type="dxa"/>
          </w:tcPr>
          <w:p w14:paraId="13B41255" w14:textId="77777777" w:rsidR="009F57AD" w:rsidRDefault="00000000">
            <w:r>
              <w:rPr>
                <w:rFonts w:ascii="Courier New" w:hAnsi="Courier New"/>
                <w:color w:val="C53030"/>
                <w:sz w:val="18"/>
              </w:rPr>
              <w:t>LK_ID_NUM (1)</w:t>
            </w:r>
          </w:p>
        </w:tc>
      </w:tr>
      <w:tr w:rsidR="009F57AD" w14:paraId="3D3CFC20" w14:textId="77777777">
        <w:tc>
          <w:tcPr>
            <w:tcW w:w="1728" w:type="dxa"/>
          </w:tcPr>
          <w:p w14:paraId="1464870C" w14:textId="77777777" w:rsidR="009F57AD" w:rsidRDefault="00000000">
            <w:r>
              <w:rPr>
                <w:rFonts w:ascii="Courier New" w:hAnsi="Courier New"/>
                <w:color w:val="C53030"/>
                <w:sz w:val="18"/>
              </w:rPr>
              <w:t>31Oct24 Node Ful</w:t>
            </w:r>
          </w:p>
        </w:tc>
        <w:tc>
          <w:tcPr>
            <w:tcW w:w="1728" w:type="dxa"/>
          </w:tcPr>
          <w:p w14:paraId="6F9DA49C" w14:textId="77777777" w:rsidR="009F57AD" w:rsidRDefault="00000000">
            <w:r>
              <w:rPr>
                <w:sz w:val="18"/>
              </w:rPr>
              <w:t>LinkID_Shape_File</w:t>
            </w:r>
          </w:p>
        </w:tc>
        <w:tc>
          <w:tcPr>
            <w:tcW w:w="1728" w:type="dxa"/>
          </w:tcPr>
          <w:p w14:paraId="0DC0D8EE" w14:textId="77777777" w:rsidR="009F57AD" w:rsidRDefault="00000000">
            <w:r>
              <w:rPr>
                <w:sz w:val="18"/>
              </w:rPr>
              <w:t>Point</w:t>
            </w:r>
          </w:p>
        </w:tc>
        <w:tc>
          <w:tcPr>
            <w:tcW w:w="1728" w:type="dxa"/>
          </w:tcPr>
          <w:p w14:paraId="3A4ED770" w14:textId="77777777" w:rsidR="009F57AD" w:rsidRDefault="00000000">
            <w:r>
              <w:rPr>
                <w:sz w:val="18"/>
              </w:rPr>
              <w:t>Road Network Node Reference</w:t>
            </w:r>
          </w:p>
        </w:tc>
        <w:tc>
          <w:tcPr>
            <w:tcW w:w="1728" w:type="dxa"/>
          </w:tcPr>
          <w:p w14:paraId="7DABA745" w14:textId="77777777" w:rsidR="009F57AD" w:rsidRDefault="00000000">
            <w:r>
              <w:rPr>
                <w:rFonts w:ascii="Courier New" w:hAnsi="Courier New"/>
                <w:color w:val="C53030"/>
                <w:sz w:val="18"/>
              </w:rPr>
              <w:t>NODE_ID_NU (1)</w:t>
            </w:r>
            <w:r>
              <w:rPr>
                <w:sz w:val="18"/>
              </w:rPr>
              <w:t xml:space="preserve">, </w:t>
            </w:r>
            <w:r>
              <w:rPr>
                <w:rFonts w:ascii="Courier New" w:hAnsi="Courier New"/>
                <w:color w:val="C53030"/>
                <w:sz w:val="18"/>
              </w:rPr>
              <w:t>RD_TYP_CD (2)</w:t>
            </w:r>
          </w:p>
        </w:tc>
      </w:tr>
      <w:tr w:rsidR="009F57AD" w14:paraId="3E3A074D" w14:textId="77777777">
        <w:tc>
          <w:tcPr>
            <w:tcW w:w="1728" w:type="dxa"/>
          </w:tcPr>
          <w:p w14:paraId="67A12D6A" w14:textId="77777777" w:rsidR="009F57AD" w:rsidRDefault="00000000">
            <w:r>
              <w:rPr>
                <w:rFonts w:ascii="Courier New" w:hAnsi="Courier New"/>
                <w:color w:val="C53030"/>
                <w:sz w:val="18"/>
              </w:rPr>
              <w:t>Amgbeforecount Export</w:t>
            </w:r>
          </w:p>
        </w:tc>
        <w:tc>
          <w:tcPr>
            <w:tcW w:w="1728" w:type="dxa"/>
          </w:tcPr>
          <w:p w14:paraId="2D583AE3" w14:textId="77777777" w:rsidR="009F57AD" w:rsidRDefault="00000000">
            <w:r>
              <w:rPr>
                <w:sz w:val="18"/>
              </w:rPr>
              <w:t>AMGbeforeCount</w:t>
            </w:r>
          </w:p>
        </w:tc>
        <w:tc>
          <w:tcPr>
            <w:tcW w:w="1728" w:type="dxa"/>
          </w:tcPr>
          <w:p w14:paraId="2CD7E837" w14:textId="77777777" w:rsidR="009F57AD" w:rsidRDefault="00000000">
            <w:r>
              <w:rPr>
                <w:sz w:val="18"/>
              </w:rPr>
              <w:t>Point</w:t>
            </w:r>
          </w:p>
        </w:tc>
        <w:tc>
          <w:tcPr>
            <w:tcW w:w="1728" w:type="dxa"/>
          </w:tcPr>
          <w:p w14:paraId="71F43FF9" w14:textId="77777777" w:rsidR="009F57AD" w:rsidRDefault="00000000">
            <w:r>
              <w:rPr>
                <w:sz w:val="18"/>
              </w:rPr>
              <w:t>Peak Pedestrian Flow, Peak Bicycle Traffic Flow</w:t>
            </w:r>
          </w:p>
        </w:tc>
        <w:tc>
          <w:tcPr>
            <w:tcW w:w="1728" w:type="dxa"/>
          </w:tcPr>
          <w:p w14:paraId="424723ED" w14:textId="77777777" w:rsidR="009F57AD" w:rsidRDefault="00000000">
            <w:r>
              <w:rPr>
                <w:rFonts w:ascii="Courier New" w:hAnsi="Courier New"/>
                <w:color w:val="C53030"/>
                <w:sz w:val="18"/>
              </w:rPr>
              <w:t>DataType (1)</w:t>
            </w:r>
            <w:r>
              <w:rPr>
                <w:sz w:val="18"/>
              </w:rPr>
              <w:t xml:space="preserve">, </w:t>
            </w:r>
            <w:r>
              <w:rPr>
                <w:rFonts w:ascii="Courier New" w:hAnsi="Courier New"/>
                <w:color w:val="C53030"/>
                <w:sz w:val="18"/>
              </w:rPr>
              <w:t>DateTime (2)</w:t>
            </w:r>
            <w:r>
              <w:rPr>
                <w:sz w:val="18"/>
              </w:rPr>
              <w:t xml:space="preserve">, </w:t>
            </w:r>
            <w:r>
              <w:rPr>
                <w:rFonts w:ascii="Courier New" w:hAnsi="Courier New"/>
                <w:color w:val="C53030"/>
                <w:sz w:val="18"/>
              </w:rPr>
              <w:t>Count_Data (3)</w:t>
            </w:r>
          </w:p>
        </w:tc>
      </w:tr>
      <w:tr w:rsidR="009F57AD" w14:paraId="6CFE4B5A" w14:textId="77777777">
        <w:tc>
          <w:tcPr>
            <w:tcW w:w="1728" w:type="dxa"/>
          </w:tcPr>
          <w:p w14:paraId="5336E465" w14:textId="77777777" w:rsidR="009F57AD" w:rsidRDefault="00000000">
            <w:r>
              <w:rPr>
                <w:rFonts w:ascii="Courier New" w:hAnsi="Courier New"/>
                <w:color w:val="C53030"/>
                <w:sz w:val="18"/>
              </w:rPr>
              <w:t>Amgsensorcount Export</w:t>
            </w:r>
          </w:p>
        </w:tc>
        <w:tc>
          <w:tcPr>
            <w:tcW w:w="1728" w:type="dxa"/>
          </w:tcPr>
          <w:p w14:paraId="7BE4E535" w14:textId="77777777" w:rsidR="009F57AD" w:rsidRDefault="00000000">
            <w:r>
              <w:rPr>
                <w:sz w:val="18"/>
              </w:rPr>
              <w:t>AMGsensorCount</w:t>
            </w:r>
          </w:p>
        </w:tc>
        <w:tc>
          <w:tcPr>
            <w:tcW w:w="1728" w:type="dxa"/>
          </w:tcPr>
          <w:p w14:paraId="173A1F63" w14:textId="77777777" w:rsidR="009F57AD" w:rsidRDefault="00000000">
            <w:r>
              <w:rPr>
                <w:sz w:val="18"/>
              </w:rPr>
              <w:t>Point</w:t>
            </w:r>
          </w:p>
        </w:tc>
        <w:tc>
          <w:tcPr>
            <w:tcW w:w="1728" w:type="dxa"/>
          </w:tcPr>
          <w:p w14:paraId="2BD2D9A1" w14:textId="77777777" w:rsidR="009F57AD" w:rsidRDefault="00000000">
            <w:r>
              <w:rPr>
                <w:sz w:val="18"/>
              </w:rPr>
              <w:t>Peak Pedestrian Flow, Peak Bicycle Traffic Flow</w:t>
            </w:r>
          </w:p>
        </w:tc>
        <w:tc>
          <w:tcPr>
            <w:tcW w:w="1728" w:type="dxa"/>
          </w:tcPr>
          <w:p w14:paraId="52F3C5F6" w14:textId="77777777" w:rsidR="009F57AD" w:rsidRDefault="00000000">
            <w:r>
              <w:rPr>
                <w:rFonts w:ascii="Courier New" w:hAnsi="Courier New"/>
                <w:color w:val="C53030"/>
                <w:sz w:val="18"/>
              </w:rPr>
              <w:t>Pivot_user (1)</w:t>
            </w:r>
            <w:r>
              <w:rPr>
                <w:sz w:val="18"/>
              </w:rPr>
              <w:t xml:space="preserve">, </w:t>
            </w:r>
            <w:r>
              <w:rPr>
                <w:rFonts w:ascii="Courier New" w:hAnsi="Courier New"/>
                <w:color w:val="C53030"/>
                <w:sz w:val="18"/>
              </w:rPr>
              <w:t>Datetime_p (2)</w:t>
            </w:r>
            <w:r>
              <w:rPr>
                <w:sz w:val="18"/>
              </w:rPr>
              <w:t xml:space="preserve">, </w:t>
            </w:r>
            <w:r>
              <w:rPr>
                <w:rFonts w:ascii="Courier New" w:hAnsi="Courier New"/>
                <w:color w:val="C53030"/>
                <w:sz w:val="18"/>
              </w:rPr>
              <w:t>Count (3)</w:t>
            </w:r>
          </w:p>
        </w:tc>
      </w:tr>
      <w:tr w:rsidR="009F57AD" w14:paraId="5F8FFC1C" w14:textId="77777777">
        <w:tc>
          <w:tcPr>
            <w:tcW w:w="1728" w:type="dxa"/>
          </w:tcPr>
          <w:p w14:paraId="729DA57E" w14:textId="77777777" w:rsidR="009F57AD" w:rsidRDefault="00000000">
            <w:r>
              <w:rPr>
                <w:rFonts w:ascii="Courier New" w:hAnsi="Courier New"/>
                <w:color w:val="C53030"/>
                <w:sz w:val="18"/>
              </w:rPr>
              <w:t>Bus Lanes</w:t>
            </w:r>
          </w:p>
        </w:tc>
        <w:tc>
          <w:tcPr>
            <w:tcW w:w="1728" w:type="dxa"/>
          </w:tcPr>
          <w:p w14:paraId="24E2BEE6" w14:textId="77777777" w:rsidR="009F57AD" w:rsidRDefault="00000000">
            <w:r>
              <w:rPr>
                <w:sz w:val="18"/>
              </w:rPr>
              <w:t>bus_lane</w:t>
            </w:r>
          </w:p>
        </w:tc>
        <w:tc>
          <w:tcPr>
            <w:tcW w:w="1728" w:type="dxa"/>
          </w:tcPr>
          <w:p w14:paraId="29C2353A" w14:textId="77777777" w:rsidR="009F57AD" w:rsidRDefault="00000000">
            <w:r>
              <w:rPr>
                <w:sz w:val="18"/>
              </w:rPr>
              <w:t>LineString</w:t>
            </w:r>
          </w:p>
        </w:tc>
        <w:tc>
          <w:tcPr>
            <w:tcW w:w="1728" w:type="dxa"/>
          </w:tcPr>
          <w:p w14:paraId="1A80CA57" w14:textId="77777777" w:rsidR="009F57AD" w:rsidRDefault="00000000">
            <w:r>
              <w:rPr>
                <w:sz w:val="18"/>
              </w:rPr>
              <w:t>Heavy Vehicle Flow; Extracted Type: A1, A6, A7, L, Q, Q1, Q2, Y</w:t>
            </w:r>
          </w:p>
        </w:tc>
        <w:tc>
          <w:tcPr>
            <w:tcW w:w="1728" w:type="dxa"/>
          </w:tcPr>
          <w:p w14:paraId="59DF1E08" w14:textId="77777777" w:rsidR="009F57AD" w:rsidRDefault="00000000">
            <w:r>
              <w:rPr>
                <w:rFonts w:ascii="Courier New" w:hAnsi="Courier New"/>
                <w:color w:val="C53030"/>
                <w:sz w:val="18"/>
              </w:rPr>
              <w:t>TYP_CD (1)</w:t>
            </w:r>
            <w:r>
              <w:rPr>
                <w:sz w:val="18"/>
              </w:rPr>
              <w:t xml:space="preserve">, </w:t>
            </w:r>
            <w:r>
              <w:rPr>
                <w:rFonts w:ascii="Courier New" w:hAnsi="Courier New"/>
                <w:color w:val="C53030"/>
                <w:sz w:val="18"/>
              </w:rPr>
              <w:t>TYP_NAM (2)</w:t>
            </w:r>
          </w:p>
        </w:tc>
      </w:tr>
      <w:tr w:rsidR="009F57AD" w14:paraId="6079C047" w14:textId="77777777">
        <w:tc>
          <w:tcPr>
            <w:tcW w:w="1728" w:type="dxa"/>
          </w:tcPr>
          <w:p w14:paraId="31C7AAE5" w14:textId="77777777" w:rsidR="009F57AD" w:rsidRDefault="00000000">
            <w:r>
              <w:rPr>
                <w:rFonts w:ascii="Courier New" w:hAnsi="Courier New"/>
                <w:color w:val="C53030"/>
                <w:sz w:val="18"/>
              </w:rPr>
              <w:lastRenderedPageBreak/>
              <w:t>Busshelter</w:t>
            </w:r>
          </w:p>
        </w:tc>
        <w:tc>
          <w:tcPr>
            <w:tcW w:w="1728" w:type="dxa"/>
          </w:tcPr>
          <w:p w14:paraId="53F3DC2C" w14:textId="77777777" w:rsidR="009F57AD" w:rsidRDefault="00000000">
            <w:r>
              <w:rPr>
                <w:sz w:val="18"/>
              </w:rPr>
              <w:t>bus_stop</w:t>
            </w:r>
          </w:p>
        </w:tc>
        <w:tc>
          <w:tcPr>
            <w:tcW w:w="1728" w:type="dxa"/>
          </w:tcPr>
          <w:p w14:paraId="4D525AAD" w14:textId="77777777" w:rsidR="009F57AD" w:rsidRDefault="00000000">
            <w:r>
              <w:rPr>
                <w:sz w:val="18"/>
              </w:rPr>
              <w:t>LineString</w:t>
            </w:r>
          </w:p>
        </w:tc>
        <w:tc>
          <w:tcPr>
            <w:tcW w:w="1728" w:type="dxa"/>
          </w:tcPr>
          <w:p w14:paraId="6B6D7EC1" w14:textId="77777777" w:rsidR="009F57AD" w:rsidRDefault="00000000">
            <w:r>
              <w:rPr>
                <w:sz w:val="18"/>
              </w:rPr>
              <w:t>Pedestrian Crossing, Peak Flow</w:t>
            </w:r>
          </w:p>
        </w:tc>
        <w:tc>
          <w:tcPr>
            <w:tcW w:w="1728" w:type="dxa"/>
          </w:tcPr>
          <w:p w14:paraId="62A49F22" w14:textId="77777777" w:rsidR="009F57AD" w:rsidRDefault="00000000">
            <w:r>
              <w:rPr>
                <w:rFonts w:ascii="Courier New" w:hAnsi="Courier New"/>
                <w:color w:val="C53030"/>
                <w:sz w:val="18"/>
              </w:rPr>
              <w:t>BUS_ROOF_N (1)</w:t>
            </w:r>
            <w:r>
              <w:rPr>
                <w:sz w:val="18"/>
              </w:rPr>
              <w:t xml:space="preserve">, </w:t>
            </w:r>
            <w:r>
              <w:rPr>
                <w:rFonts w:ascii="Courier New" w:hAnsi="Courier New"/>
                <w:color w:val="C53030"/>
                <w:sz w:val="18"/>
              </w:rPr>
              <w:t>LOC_DESC (2)</w:t>
            </w:r>
          </w:p>
        </w:tc>
      </w:tr>
      <w:tr w:rsidR="009F57AD" w14:paraId="5161A0E4" w14:textId="77777777">
        <w:tc>
          <w:tcPr>
            <w:tcW w:w="1728" w:type="dxa"/>
          </w:tcPr>
          <w:p w14:paraId="39D25755" w14:textId="77777777" w:rsidR="009F57AD" w:rsidRDefault="00000000">
            <w:r>
              <w:rPr>
                <w:rFonts w:ascii="Courier New" w:hAnsi="Courier New"/>
                <w:color w:val="C53030"/>
                <w:sz w:val="18"/>
              </w:rPr>
              <w:t>Busstop</w:t>
            </w:r>
          </w:p>
        </w:tc>
        <w:tc>
          <w:tcPr>
            <w:tcW w:w="1728" w:type="dxa"/>
          </w:tcPr>
          <w:p w14:paraId="556D352A" w14:textId="77777777" w:rsidR="009F57AD" w:rsidRDefault="00000000">
            <w:r>
              <w:rPr>
                <w:sz w:val="18"/>
              </w:rPr>
              <w:t>bus_stop</w:t>
            </w:r>
          </w:p>
        </w:tc>
        <w:tc>
          <w:tcPr>
            <w:tcW w:w="1728" w:type="dxa"/>
          </w:tcPr>
          <w:p w14:paraId="599D6B91" w14:textId="77777777" w:rsidR="009F57AD" w:rsidRDefault="00000000">
            <w:r>
              <w:rPr>
                <w:sz w:val="18"/>
              </w:rPr>
              <w:t>Point</w:t>
            </w:r>
          </w:p>
        </w:tc>
        <w:tc>
          <w:tcPr>
            <w:tcW w:w="1728" w:type="dxa"/>
          </w:tcPr>
          <w:p w14:paraId="07347551" w14:textId="77777777" w:rsidR="009F57AD" w:rsidRDefault="00000000">
            <w:r>
              <w:rPr>
                <w:sz w:val="18"/>
              </w:rPr>
              <w:t>Pedestrian Crossing, Peak Flow</w:t>
            </w:r>
          </w:p>
        </w:tc>
        <w:tc>
          <w:tcPr>
            <w:tcW w:w="1728" w:type="dxa"/>
          </w:tcPr>
          <w:p w14:paraId="02855D86" w14:textId="77777777" w:rsidR="009F57AD" w:rsidRDefault="00000000">
            <w:r>
              <w:rPr>
                <w:rFonts w:ascii="Courier New" w:hAnsi="Courier New"/>
                <w:color w:val="C53030"/>
                <w:sz w:val="18"/>
              </w:rPr>
              <w:t>BUS_STOP_N (1)</w:t>
            </w:r>
            <w:r>
              <w:rPr>
                <w:sz w:val="18"/>
              </w:rPr>
              <w:t xml:space="preserve">, </w:t>
            </w:r>
            <w:r>
              <w:rPr>
                <w:rFonts w:ascii="Courier New" w:hAnsi="Courier New"/>
                <w:color w:val="C53030"/>
                <w:sz w:val="18"/>
              </w:rPr>
              <w:t>LOC_DESC (3)</w:t>
            </w:r>
          </w:p>
        </w:tc>
      </w:tr>
      <w:tr w:rsidR="009F57AD" w14:paraId="17FA9BF2" w14:textId="77777777">
        <w:tc>
          <w:tcPr>
            <w:tcW w:w="1728" w:type="dxa"/>
          </w:tcPr>
          <w:p w14:paraId="2966220C" w14:textId="77777777" w:rsidR="009F57AD" w:rsidRDefault="00000000">
            <w:r>
              <w:rPr>
                <w:rFonts w:ascii="Courier New" w:hAnsi="Courier New"/>
                <w:color w:val="C53030"/>
                <w:sz w:val="18"/>
              </w:rPr>
              <w:t>Centralmb2025</w:t>
            </w:r>
          </w:p>
        </w:tc>
        <w:tc>
          <w:tcPr>
            <w:tcW w:w="1728" w:type="dxa"/>
          </w:tcPr>
          <w:p w14:paraId="4E350152" w14:textId="77777777" w:rsidR="009F57AD" w:rsidRDefault="00000000">
            <w:r>
              <w:rPr>
                <w:sz w:val="18"/>
              </w:rPr>
              <w:t>area_type</w:t>
            </w:r>
          </w:p>
        </w:tc>
        <w:tc>
          <w:tcPr>
            <w:tcW w:w="1728" w:type="dxa"/>
          </w:tcPr>
          <w:p w14:paraId="62809442" w14:textId="77777777" w:rsidR="009F57AD" w:rsidRDefault="00000000">
            <w:r>
              <w:rPr>
                <w:sz w:val="18"/>
              </w:rPr>
              <w:t>Polygon</w:t>
            </w:r>
          </w:p>
        </w:tc>
        <w:tc>
          <w:tcPr>
            <w:tcW w:w="1728" w:type="dxa"/>
          </w:tcPr>
          <w:p w14:paraId="79C49046" w14:textId="77777777" w:rsidR="009F57AD" w:rsidRDefault="00000000">
            <w:r>
              <w:rPr>
                <w:sz w:val="18"/>
              </w:rPr>
              <w:t>Area Type (Urban)</w:t>
            </w:r>
          </w:p>
        </w:tc>
        <w:tc>
          <w:tcPr>
            <w:tcW w:w="1728" w:type="dxa"/>
          </w:tcPr>
          <w:p w14:paraId="04DFC7A4" w14:textId="77777777" w:rsidR="009F57AD" w:rsidRDefault="00000000">
            <w:r>
              <w:rPr>
                <w:rFonts w:ascii="Courier New" w:hAnsi="Courier New"/>
                <w:color w:val="C53030"/>
                <w:sz w:val="18"/>
              </w:rPr>
              <w:t>PARKING_ZO (1)</w:t>
            </w:r>
            <w:r>
              <w:rPr>
                <w:sz w:val="18"/>
              </w:rPr>
              <w:t xml:space="preserve">, </w:t>
            </w:r>
            <w:r>
              <w:rPr>
                <w:rFonts w:ascii="Courier New" w:hAnsi="Courier New"/>
                <w:color w:val="C53030"/>
                <w:sz w:val="18"/>
              </w:rPr>
              <w:t>STATION_NA (2)</w:t>
            </w:r>
          </w:p>
        </w:tc>
      </w:tr>
      <w:tr w:rsidR="009F57AD" w14:paraId="19EFC001" w14:textId="77777777">
        <w:tc>
          <w:tcPr>
            <w:tcW w:w="1728" w:type="dxa"/>
          </w:tcPr>
          <w:p w14:paraId="043D63B1" w14:textId="77777777" w:rsidR="009F57AD" w:rsidRDefault="00000000">
            <w:r>
              <w:rPr>
                <w:rFonts w:ascii="Courier New" w:hAnsi="Courier New"/>
                <w:color w:val="C53030"/>
                <w:sz w:val="18"/>
              </w:rPr>
              <w:t>Cyclingpathcentreline</w:t>
            </w:r>
          </w:p>
        </w:tc>
        <w:tc>
          <w:tcPr>
            <w:tcW w:w="1728" w:type="dxa"/>
          </w:tcPr>
          <w:p w14:paraId="4226296F" w14:textId="77777777" w:rsidR="009F57AD" w:rsidRDefault="00000000">
            <w:r>
              <w:rPr>
                <w:sz w:val="18"/>
              </w:rPr>
              <w:t>path</w:t>
            </w:r>
          </w:p>
        </w:tc>
        <w:tc>
          <w:tcPr>
            <w:tcW w:w="1728" w:type="dxa"/>
          </w:tcPr>
          <w:p w14:paraId="4D1060A3" w14:textId="77777777" w:rsidR="009F57AD" w:rsidRDefault="00000000">
            <w:r>
              <w:rPr>
                <w:sz w:val="18"/>
              </w:rPr>
              <w:t>LineString</w:t>
            </w:r>
          </w:p>
        </w:tc>
        <w:tc>
          <w:tcPr>
            <w:tcW w:w="1728" w:type="dxa"/>
          </w:tcPr>
          <w:p w14:paraId="08583AD7" w14:textId="77777777" w:rsidR="009F57AD" w:rsidRDefault="00000000">
            <w:r>
              <w:rPr>
                <w:sz w:val="18"/>
              </w:rPr>
              <w:t>Facility Width, Curvature</w:t>
            </w:r>
          </w:p>
        </w:tc>
        <w:tc>
          <w:tcPr>
            <w:tcW w:w="1728" w:type="dxa"/>
          </w:tcPr>
          <w:p w14:paraId="3BD5F39E" w14:textId="77777777" w:rsidR="009F57AD" w:rsidRDefault="00000000">
            <w:r>
              <w:rPr>
                <w:rFonts w:ascii="Courier New" w:hAnsi="Courier New"/>
                <w:color w:val="C53030"/>
                <w:sz w:val="18"/>
              </w:rPr>
              <w:t>WIDTH (1)</w:t>
            </w:r>
          </w:p>
        </w:tc>
      </w:tr>
      <w:tr w:rsidR="009F57AD" w14:paraId="50A6F2C9" w14:textId="77777777">
        <w:tc>
          <w:tcPr>
            <w:tcW w:w="1728" w:type="dxa"/>
          </w:tcPr>
          <w:p w14:paraId="1DA5A468" w14:textId="77777777" w:rsidR="009F57AD" w:rsidRDefault="00000000">
            <w:r>
              <w:rPr>
                <w:rFonts w:ascii="Courier New" w:hAnsi="Courier New"/>
                <w:color w:val="C53030"/>
                <w:sz w:val="18"/>
              </w:rPr>
              <w:t>Cyclingpathgazette</w:t>
            </w:r>
          </w:p>
        </w:tc>
        <w:tc>
          <w:tcPr>
            <w:tcW w:w="1728" w:type="dxa"/>
          </w:tcPr>
          <w:p w14:paraId="76A0EC8A" w14:textId="77777777" w:rsidR="009F57AD" w:rsidRDefault="00000000">
            <w:r>
              <w:rPr>
                <w:sz w:val="18"/>
              </w:rPr>
              <w:t>CyclingPath_Jul2024</w:t>
            </w:r>
          </w:p>
        </w:tc>
        <w:tc>
          <w:tcPr>
            <w:tcW w:w="1728" w:type="dxa"/>
          </w:tcPr>
          <w:p w14:paraId="169F6445" w14:textId="77777777" w:rsidR="009F57AD" w:rsidRDefault="00000000">
            <w:r>
              <w:rPr>
                <w:sz w:val="18"/>
              </w:rPr>
              <w:t>LineString</w:t>
            </w:r>
          </w:p>
        </w:tc>
        <w:tc>
          <w:tcPr>
            <w:tcW w:w="1728" w:type="dxa"/>
          </w:tcPr>
          <w:p w14:paraId="7BD66189" w14:textId="77777777" w:rsidR="009F57AD" w:rsidRDefault="00000000">
            <w:r>
              <w:rPr>
                <w:sz w:val="18"/>
              </w:rPr>
              <w:t>Planning Area Reference</w:t>
            </w:r>
          </w:p>
        </w:tc>
        <w:tc>
          <w:tcPr>
            <w:tcW w:w="1728" w:type="dxa"/>
          </w:tcPr>
          <w:p w14:paraId="6A68C6FE" w14:textId="77777777" w:rsidR="009F57AD" w:rsidRDefault="00000000">
            <w:r>
              <w:rPr>
                <w:rFonts w:ascii="Courier New" w:hAnsi="Courier New"/>
                <w:color w:val="C53030"/>
                <w:sz w:val="18"/>
              </w:rPr>
              <w:t>PLANNING_A (1)</w:t>
            </w:r>
            <w:r>
              <w:rPr>
                <w:sz w:val="18"/>
              </w:rPr>
              <w:t xml:space="preserve">, </w:t>
            </w:r>
            <w:r>
              <w:rPr>
                <w:rFonts w:ascii="Courier New" w:hAnsi="Courier New"/>
                <w:color w:val="C53030"/>
                <w:sz w:val="18"/>
              </w:rPr>
              <w:t>PLANNING_1 (2)</w:t>
            </w:r>
          </w:p>
        </w:tc>
      </w:tr>
      <w:tr w:rsidR="009F57AD" w14:paraId="27A1EA11" w14:textId="77777777">
        <w:tc>
          <w:tcPr>
            <w:tcW w:w="1728" w:type="dxa"/>
          </w:tcPr>
          <w:p w14:paraId="2FBCF42B" w14:textId="77777777" w:rsidR="009F57AD" w:rsidRDefault="00000000">
            <w:r>
              <w:rPr>
                <w:rFonts w:ascii="Courier New" w:hAnsi="Courier New"/>
                <w:color w:val="C53030"/>
                <w:sz w:val="18"/>
              </w:rPr>
              <w:t>Dgp 27Oct14</w:t>
            </w:r>
          </w:p>
        </w:tc>
        <w:tc>
          <w:tcPr>
            <w:tcW w:w="1728" w:type="dxa"/>
          </w:tcPr>
          <w:p w14:paraId="7EEFE5B7" w14:textId="77777777" w:rsidR="009F57AD" w:rsidRDefault="00000000">
            <w:r>
              <w:rPr>
                <w:sz w:val="18"/>
              </w:rPr>
              <w:t>Planning_area</w:t>
            </w:r>
          </w:p>
        </w:tc>
        <w:tc>
          <w:tcPr>
            <w:tcW w:w="1728" w:type="dxa"/>
          </w:tcPr>
          <w:p w14:paraId="544CA45A" w14:textId="77777777" w:rsidR="009F57AD" w:rsidRDefault="00000000">
            <w:r>
              <w:rPr>
                <w:sz w:val="18"/>
              </w:rPr>
              <w:t>Polygon</w:t>
            </w:r>
          </w:p>
        </w:tc>
        <w:tc>
          <w:tcPr>
            <w:tcW w:w="1728" w:type="dxa"/>
          </w:tcPr>
          <w:p w14:paraId="1B49E8BD" w14:textId="77777777" w:rsidR="009F57AD" w:rsidRDefault="00000000">
            <w:r>
              <w:rPr>
                <w:sz w:val="18"/>
              </w:rPr>
              <w:t>Area-based Reporting</w:t>
            </w:r>
          </w:p>
        </w:tc>
        <w:tc>
          <w:tcPr>
            <w:tcW w:w="1728" w:type="dxa"/>
          </w:tcPr>
          <w:p w14:paraId="7D725E8B" w14:textId="77777777" w:rsidR="009F57AD" w:rsidRDefault="00000000">
            <w:r>
              <w:rPr>
                <w:rFonts w:ascii="Courier New" w:hAnsi="Courier New"/>
                <w:color w:val="C53030"/>
                <w:sz w:val="18"/>
              </w:rPr>
              <w:t>PLN_AREA_N (1)</w:t>
            </w:r>
          </w:p>
        </w:tc>
      </w:tr>
      <w:tr w:rsidR="009F57AD" w14:paraId="0402FE3D" w14:textId="77777777">
        <w:tc>
          <w:tcPr>
            <w:tcW w:w="1728" w:type="dxa"/>
          </w:tcPr>
          <w:p w14:paraId="099D537D" w14:textId="77777777" w:rsidR="009F57AD" w:rsidRDefault="00000000">
            <w:r>
              <w:rPr>
                <w:rFonts w:ascii="Courier New" w:hAnsi="Courier New"/>
                <w:color w:val="C53030"/>
                <w:sz w:val="18"/>
              </w:rPr>
              <w:t>Existing Cycling Paths</w:t>
            </w:r>
          </w:p>
        </w:tc>
        <w:tc>
          <w:tcPr>
            <w:tcW w:w="1728" w:type="dxa"/>
          </w:tcPr>
          <w:p w14:paraId="7398968F" w14:textId="77777777" w:rsidR="009F57AD" w:rsidRDefault="00000000">
            <w:r>
              <w:rPr>
                <w:sz w:val="18"/>
              </w:rPr>
              <w:t>CyclingPath_Jul2024</w:t>
            </w:r>
          </w:p>
        </w:tc>
        <w:tc>
          <w:tcPr>
            <w:tcW w:w="1728" w:type="dxa"/>
          </w:tcPr>
          <w:p w14:paraId="3FD4D5F9" w14:textId="77777777" w:rsidR="009F57AD" w:rsidRDefault="00000000">
            <w:r>
              <w:rPr>
                <w:sz w:val="18"/>
              </w:rPr>
              <w:t>LineString</w:t>
            </w:r>
          </w:p>
        </w:tc>
        <w:tc>
          <w:tcPr>
            <w:tcW w:w="1728" w:type="dxa"/>
          </w:tcPr>
          <w:p w14:paraId="63218C32" w14:textId="77777777" w:rsidR="009F57AD" w:rsidRDefault="00000000">
            <w:r>
              <w:rPr>
                <w:sz w:val="18"/>
              </w:rPr>
              <w:t>Cycling Path Type Reference</w:t>
            </w:r>
          </w:p>
        </w:tc>
        <w:tc>
          <w:tcPr>
            <w:tcW w:w="1728" w:type="dxa"/>
          </w:tcPr>
          <w:p w14:paraId="190C32BB" w14:textId="77777777" w:rsidR="009F57AD" w:rsidRDefault="00000000">
            <w:r>
              <w:rPr>
                <w:rFonts w:ascii="Courier New" w:hAnsi="Courier New"/>
                <w:color w:val="C53030"/>
                <w:sz w:val="18"/>
              </w:rPr>
              <w:t>path_type (1)</w:t>
            </w:r>
          </w:p>
        </w:tc>
      </w:tr>
      <w:tr w:rsidR="009F57AD" w14:paraId="0A1ACFF1" w14:textId="77777777">
        <w:tc>
          <w:tcPr>
            <w:tcW w:w="1728" w:type="dxa"/>
          </w:tcPr>
          <w:p w14:paraId="01E01686" w14:textId="77777777" w:rsidR="009F57AD" w:rsidRDefault="00000000">
            <w:r>
              <w:rPr>
                <w:rFonts w:ascii="Courier New" w:hAnsi="Courier New"/>
                <w:color w:val="C53030"/>
                <w:sz w:val="18"/>
              </w:rPr>
              <w:t>Footpath</w:t>
            </w:r>
          </w:p>
        </w:tc>
        <w:tc>
          <w:tcPr>
            <w:tcW w:w="1728" w:type="dxa"/>
          </w:tcPr>
          <w:p w14:paraId="0CCCB42D" w14:textId="77777777" w:rsidR="009F57AD" w:rsidRDefault="00000000">
            <w:r>
              <w:rPr>
                <w:sz w:val="18"/>
              </w:rPr>
              <w:t>FootPath_Mar2025</w:t>
            </w:r>
          </w:p>
        </w:tc>
        <w:tc>
          <w:tcPr>
            <w:tcW w:w="1728" w:type="dxa"/>
          </w:tcPr>
          <w:p w14:paraId="2428DD3F" w14:textId="77777777" w:rsidR="009F57AD" w:rsidRDefault="00000000">
            <w:r>
              <w:rPr>
                <w:sz w:val="18"/>
              </w:rPr>
              <w:t>LineString</w:t>
            </w:r>
          </w:p>
        </w:tc>
        <w:tc>
          <w:tcPr>
            <w:tcW w:w="1728" w:type="dxa"/>
          </w:tcPr>
          <w:p w14:paraId="4EBC7B84" w14:textId="77777777" w:rsidR="009F57AD" w:rsidRDefault="00000000">
            <w:r>
              <w:rPr>
                <w:sz w:val="18"/>
              </w:rPr>
              <w:t>Facility Width, Curvature</w:t>
            </w:r>
          </w:p>
        </w:tc>
        <w:tc>
          <w:tcPr>
            <w:tcW w:w="1728" w:type="dxa"/>
          </w:tcPr>
          <w:p w14:paraId="2FDB460B" w14:textId="77777777" w:rsidR="009F57AD" w:rsidRDefault="00000000">
            <w:r>
              <w:rPr>
                <w:rFonts w:ascii="Courier New" w:hAnsi="Courier New"/>
                <w:color w:val="C53030"/>
                <w:sz w:val="18"/>
              </w:rPr>
              <w:t>WDT_CATG_C (1)</w:t>
            </w:r>
            <w:r>
              <w:rPr>
                <w:sz w:val="18"/>
              </w:rPr>
              <w:t xml:space="preserve">, </w:t>
            </w:r>
            <w:r>
              <w:rPr>
                <w:rFonts w:ascii="Courier New" w:hAnsi="Courier New"/>
                <w:color w:val="C53030"/>
                <w:sz w:val="18"/>
              </w:rPr>
              <w:t>TYP_CD (2)</w:t>
            </w:r>
          </w:p>
        </w:tc>
      </w:tr>
      <w:tr w:rsidR="009F57AD" w14:paraId="4C88A484" w14:textId="77777777">
        <w:tc>
          <w:tcPr>
            <w:tcW w:w="1728" w:type="dxa"/>
          </w:tcPr>
          <w:p w14:paraId="41A81004" w14:textId="77777777" w:rsidR="009F57AD" w:rsidRDefault="00000000">
            <w:r>
              <w:rPr>
                <w:rFonts w:ascii="Courier New" w:hAnsi="Courier New"/>
                <w:color w:val="C53030"/>
                <w:sz w:val="18"/>
              </w:rPr>
              <w:t>Footpathcentreline</w:t>
            </w:r>
          </w:p>
        </w:tc>
        <w:tc>
          <w:tcPr>
            <w:tcW w:w="1728" w:type="dxa"/>
          </w:tcPr>
          <w:p w14:paraId="677B3D85" w14:textId="77777777" w:rsidR="009F57AD" w:rsidRDefault="00000000">
            <w:r>
              <w:rPr>
                <w:sz w:val="18"/>
              </w:rPr>
              <w:t>path</w:t>
            </w:r>
          </w:p>
        </w:tc>
        <w:tc>
          <w:tcPr>
            <w:tcW w:w="1728" w:type="dxa"/>
          </w:tcPr>
          <w:p w14:paraId="7DF40FDF" w14:textId="77777777" w:rsidR="009F57AD" w:rsidRDefault="00000000">
            <w:r>
              <w:rPr>
                <w:sz w:val="18"/>
              </w:rPr>
              <w:t>LineString</w:t>
            </w:r>
          </w:p>
        </w:tc>
        <w:tc>
          <w:tcPr>
            <w:tcW w:w="1728" w:type="dxa"/>
          </w:tcPr>
          <w:p w14:paraId="1711E82F" w14:textId="77777777" w:rsidR="009F57AD" w:rsidRDefault="00000000">
            <w:r>
              <w:rPr>
                <w:sz w:val="18"/>
              </w:rPr>
              <w:t>Facility Width, Curvature</w:t>
            </w:r>
          </w:p>
        </w:tc>
        <w:tc>
          <w:tcPr>
            <w:tcW w:w="1728" w:type="dxa"/>
          </w:tcPr>
          <w:p w14:paraId="25050474" w14:textId="77777777" w:rsidR="009F57AD" w:rsidRDefault="00000000">
            <w:r>
              <w:rPr>
                <w:rFonts w:ascii="Courier New" w:hAnsi="Courier New"/>
                <w:color w:val="C53030"/>
                <w:sz w:val="18"/>
              </w:rPr>
              <w:t>WIDTH (1)</w:t>
            </w:r>
          </w:p>
        </w:tc>
      </w:tr>
      <w:tr w:rsidR="009F57AD" w14:paraId="162E0FDF" w14:textId="77777777">
        <w:tc>
          <w:tcPr>
            <w:tcW w:w="1728" w:type="dxa"/>
          </w:tcPr>
          <w:p w14:paraId="311C35A5" w14:textId="77777777" w:rsidR="009F57AD" w:rsidRDefault="00000000">
            <w:r>
              <w:rPr>
                <w:rFonts w:ascii="Courier New" w:hAnsi="Courier New"/>
                <w:color w:val="C53030"/>
                <w:sz w:val="18"/>
              </w:rPr>
              <w:t>Hdb Car Park Lots</w:t>
            </w:r>
          </w:p>
        </w:tc>
        <w:tc>
          <w:tcPr>
            <w:tcW w:w="1728" w:type="dxa"/>
          </w:tcPr>
          <w:p w14:paraId="2242BEAE" w14:textId="77777777" w:rsidR="009F57AD" w:rsidRDefault="00000000">
            <w:r>
              <w:rPr>
                <w:sz w:val="18"/>
              </w:rPr>
              <w:t>parking_lot</w:t>
            </w:r>
          </w:p>
        </w:tc>
        <w:tc>
          <w:tcPr>
            <w:tcW w:w="1728" w:type="dxa"/>
          </w:tcPr>
          <w:p w14:paraId="7599D47A" w14:textId="77777777" w:rsidR="009F57AD" w:rsidRDefault="00000000">
            <w:r>
              <w:rPr>
                <w:sz w:val="18"/>
              </w:rPr>
              <w:t>Point / Polygon</w:t>
            </w:r>
          </w:p>
        </w:tc>
        <w:tc>
          <w:tcPr>
            <w:tcW w:w="1728" w:type="dxa"/>
          </w:tcPr>
          <w:p w14:paraId="29794029" w14:textId="77777777" w:rsidR="009F57AD" w:rsidRDefault="00000000">
            <w:r>
              <w:rPr>
                <w:sz w:val="18"/>
              </w:rPr>
              <w:t>Adjacent Vehicle Parking</w:t>
            </w:r>
          </w:p>
        </w:tc>
        <w:tc>
          <w:tcPr>
            <w:tcW w:w="1728" w:type="dxa"/>
          </w:tcPr>
          <w:p w14:paraId="2B9F37D7" w14:textId="77777777" w:rsidR="009F57AD" w:rsidRDefault="00000000">
            <w:r>
              <w:rPr>
                <w:rFonts w:ascii="Courier New" w:hAnsi="Courier New"/>
                <w:color w:val="C53030"/>
                <w:sz w:val="18"/>
              </w:rPr>
              <w:t>CARPARKNO (1)</w:t>
            </w:r>
            <w:r>
              <w:rPr>
                <w:sz w:val="18"/>
              </w:rPr>
              <w:t xml:space="preserve">, </w:t>
            </w:r>
            <w:r>
              <w:rPr>
                <w:rFonts w:ascii="Courier New" w:hAnsi="Courier New"/>
                <w:color w:val="C53030"/>
                <w:sz w:val="18"/>
              </w:rPr>
              <w:t>NOOFCARLOT (2)</w:t>
            </w:r>
          </w:p>
        </w:tc>
      </w:tr>
      <w:tr w:rsidR="009F57AD" w14:paraId="35D006CD" w14:textId="77777777">
        <w:tc>
          <w:tcPr>
            <w:tcW w:w="1728" w:type="dxa"/>
          </w:tcPr>
          <w:p w14:paraId="00238C8C" w14:textId="77777777" w:rsidR="009F57AD" w:rsidRDefault="00000000">
            <w:r>
              <w:rPr>
                <w:rFonts w:ascii="Courier New" w:hAnsi="Courier New"/>
                <w:color w:val="C53030"/>
                <w:sz w:val="18"/>
              </w:rPr>
              <w:t>Kerbline</w:t>
            </w:r>
          </w:p>
        </w:tc>
        <w:tc>
          <w:tcPr>
            <w:tcW w:w="1728" w:type="dxa"/>
          </w:tcPr>
          <w:p w14:paraId="6ED3829D" w14:textId="77777777" w:rsidR="009F57AD" w:rsidRDefault="00000000">
            <w:r>
              <w:rPr>
                <w:sz w:val="18"/>
              </w:rPr>
              <w:t>kerb_line</w:t>
            </w:r>
          </w:p>
        </w:tc>
        <w:tc>
          <w:tcPr>
            <w:tcW w:w="1728" w:type="dxa"/>
          </w:tcPr>
          <w:p w14:paraId="4346C43C" w14:textId="77777777" w:rsidR="009F57AD" w:rsidRDefault="00000000">
            <w:r>
              <w:rPr>
                <w:sz w:val="18"/>
              </w:rPr>
              <w:t>LineString</w:t>
            </w:r>
          </w:p>
        </w:tc>
        <w:tc>
          <w:tcPr>
            <w:tcW w:w="1728" w:type="dxa"/>
          </w:tcPr>
          <w:p w14:paraId="0CE31C20" w14:textId="77777777" w:rsidR="009F57AD" w:rsidRDefault="00000000">
            <w:r>
              <w:rPr>
                <w:sz w:val="18"/>
              </w:rPr>
              <w:t>Number of Lanes – Adjacent Road</w:t>
            </w:r>
          </w:p>
        </w:tc>
        <w:tc>
          <w:tcPr>
            <w:tcW w:w="1728" w:type="dxa"/>
          </w:tcPr>
          <w:p w14:paraId="7FBAA16E" w14:textId="77777777" w:rsidR="009F57AD" w:rsidRDefault="00000000">
            <w:r>
              <w:rPr>
                <w:rFonts w:ascii="Courier New" w:hAnsi="Courier New"/>
                <w:color w:val="C53030"/>
                <w:sz w:val="18"/>
              </w:rPr>
              <w:t>LANES (1)</w:t>
            </w:r>
            <w:r>
              <w:rPr>
                <w:sz w:val="18"/>
              </w:rPr>
              <w:t xml:space="preserve">, </w:t>
            </w:r>
            <w:r>
              <w:rPr>
                <w:rFonts w:ascii="Courier New" w:hAnsi="Courier New"/>
                <w:color w:val="C53030"/>
                <w:sz w:val="18"/>
              </w:rPr>
              <w:t>LOCATION (2)</w:t>
            </w:r>
            <w:r>
              <w:rPr>
                <w:sz w:val="18"/>
              </w:rPr>
              <w:t xml:space="preserve">, </w:t>
            </w:r>
            <w:r>
              <w:rPr>
                <w:rFonts w:ascii="Courier New" w:hAnsi="Courier New"/>
                <w:color w:val="C53030"/>
                <w:sz w:val="18"/>
              </w:rPr>
              <w:t>DIRECTION (3)</w:t>
            </w:r>
          </w:p>
        </w:tc>
      </w:tr>
      <w:tr w:rsidR="009F57AD" w14:paraId="1B931C1C" w14:textId="77777777">
        <w:tc>
          <w:tcPr>
            <w:tcW w:w="1728" w:type="dxa"/>
          </w:tcPr>
          <w:p w14:paraId="08A1BA79" w14:textId="77777777" w:rsidR="009F57AD" w:rsidRDefault="00000000">
            <w:r>
              <w:rPr>
                <w:rFonts w:ascii="Courier New" w:hAnsi="Courier New"/>
                <w:color w:val="C53030"/>
                <w:sz w:val="18"/>
              </w:rPr>
              <w:t>Landuseindustrial2025</w:t>
            </w:r>
          </w:p>
        </w:tc>
        <w:tc>
          <w:tcPr>
            <w:tcW w:w="1728" w:type="dxa"/>
          </w:tcPr>
          <w:p w14:paraId="3F7B58D2" w14:textId="77777777" w:rsidR="009F57AD" w:rsidRDefault="00000000">
            <w:r>
              <w:rPr>
                <w:sz w:val="18"/>
              </w:rPr>
              <w:t>area_type</w:t>
            </w:r>
          </w:p>
        </w:tc>
        <w:tc>
          <w:tcPr>
            <w:tcW w:w="1728" w:type="dxa"/>
          </w:tcPr>
          <w:p w14:paraId="7A0B5836" w14:textId="77777777" w:rsidR="009F57AD" w:rsidRDefault="00000000">
            <w:r>
              <w:rPr>
                <w:sz w:val="18"/>
              </w:rPr>
              <w:t>Polygon</w:t>
            </w:r>
          </w:p>
        </w:tc>
        <w:tc>
          <w:tcPr>
            <w:tcW w:w="1728" w:type="dxa"/>
          </w:tcPr>
          <w:p w14:paraId="20440D59" w14:textId="77777777" w:rsidR="009F57AD" w:rsidRDefault="00000000">
            <w:r>
              <w:rPr>
                <w:sz w:val="18"/>
              </w:rPr>
              <w:t>Area Type (Urban, Industrial, Rural, Recreational)</w:t>
            </w:r>
          </w:p>
        </w:tc>
        <w:tc>
          <w:tcPr>
            <w:tcW w:w="1728" w:type="dxa"/>
          </w:tcPr>
          <w:p w14:paraId="6DC0E160" w14:textId="77777777" w:rsidR="009F57AD" w:rsidRDefault="00000000">
            <w:r>
              <w:rPr>
                <w:rFonts w:ascii="Courier New" w:hAnsi="Courier New"/>
                <w:color w:val="C53030"/>
                <w:sz w:val="18"/>
              </w:rPr>
              <w:t>LU_DESC (1)</w:t>
            </w:r>
            <w:r>
              <w:rPr>
                <w:sz w:val="18"/>
              </w:rPr>
              <w:t xml:space="preserve">, </w:t>
            </w:r>
            <w:r>
              <w:rPr>
                <w:rFonts w:ascii="Courier New" w:hAnsi="Courier New"/>
                <w:color w:val="C53030"/>
                <w:sz w:val="18"/>
              </w:rPr>
              <w:t>LU_TEXT (3)</w:t>
            </w:r>
          </w:p>
        </w:tc>
      </w:tr>
      <w:tr w:rsidR="009F57AD" w14:paraId="1DBEC83C" w14:textId="77777777">
        <w:tc>
          <w:tcPr>
            <w:tcW w:w="1728" w:type="dxa"/>
          </w:tcPr>
          <w:p w14:paraId="75AA17F0" w14:textId="77777777" w:rsidR="009F57AD" w:rsidRDefault="00000000">
            <w:r>
              <w:rPr>
                <w:rFonts w:ascii="Courier New" w:hAnsi="Courier New"/>
                <w:color w:val="C53030"/>
                <w:sz w:val="18"/>
              </w:rPr>
              <w:t>Landuserecre2026</w:t>
            </w:r>
          </w:p>
        </w:tc>
        <w:tc>
          <w:tcPr>
            <w:tcW w:w="1728" w:type="dxa"/>
          </w:tcPr>
          <w:p w14:paraId="1965541E" w14:textId="77777777" w:rsidR="009F57AD" w:rsidRDefault="00000000">
            <w:r>
              <w:rPr>
                <w:sz w:val="18"/>
              </w:rPr>
              <w:t>LanduseRecre2026</w:t>
            </w:r>
          </w:p>
        </w:tc>
        <w:tc>
          <w:tcPr>
            <w:tcW w:w="1728" w:type="dxa"/>
          </w:tcPr>
          <w:p w14:paraId="5F58B52C" w14:textId="77777777" w:rsidR="009F57AD" w:rsidRDefault="00000000">
            <w:r>
              <w:rPr>
                <w:sz w:val="18"/>
              </w:rPr>
              <w:t>Polygon</w:t>
            </w:r>
          </w:p>
        </w:tc>
        <w:tc>
          <w:tcPr>
            <w:tcW w:w="1728" w:type="dxa"/>
          </w:tcPr>
          <w:p w14:paraId="692B549D" w14:textId="77777777" w:rsidR="009F57AD" w:rsidRDefault="00000000">
            <w:r>
              <w:rPr>
                <w:sz w:val="18"/>
              </w:rPr>
              <w:t>Area Type (Recreational)</w:t>
            </w:r>
          </w:p>
        </w:tc>
        <w:tc>
          <w:tcPr>
            <w:tcW w:w="1728" w:type="dxa"/>
          </w:tcPr>
          <w:p w14:paraId="3E5A0000" w14:textId="77777777" w:rsidR="009F57AD" w:rsidRDefault="00000000">
            <w:r>
              <w:rPr>
                <w:rFonts w:ascii="Courier New" w:hAnsi="Courier New"/>
                <w:color w:val="C53030"/>
                <w:sz w:val="18"/>
              </w:rPr>
              <w:t>LU_DESC (1)</w:t>
            </w:r>
            <w:r>
              <w:rPr>
                <w:sz w:val="18"/>
              </w:rPr>
              <w:t xml:space="preserve">, </w:t>
            </w:r>
            <w:r>
              <w:rPr>
                <w:rFonts w:ascii="Courier New" w:hAnsi="Courier New"/>
                <w:color w:val="C53030"/>
                <w:sz w:val="18"/>
              </w:rPr>
              <w:t>LU_TEXT (3)</w:t>
            </w:r>
          </w:p>
        </w:tc>
      </w:tr>
      <w:tr w:rsidR="009F57AD" w14:paraId="291B9A05" w14:textId="77777777">
        <w:tc>
          <w:tcPr>
            <w:tcW w:w="1728" w:type="dxa"/>
          </w:tcPr>
          <w:p w14:paraId="3B145D2B" w14:textId="77777777" w:rsidR="009F57AD" w:rsidRDefault="00000000">
            <w:r>
              <w:rPr>
                <w:rFonts w:ascii="Courier New" w:hAnsi="Courier New"/>
                <w:color w:val="C53030"/>
                <w:sz w:val="18"/>
              </w:rPr>
              <w:t>Landuserural2025</w:t>
            </w:r>
          </w:p>
        </w:tc>
        <w:tc>
          <w:tcPr>
            <w:tcW w:w="1728" w:type="dxa"/>
          </w:tcPr>
          <w:p w14:paraId="17471D61" w14:textId="77777777" w:rsidR="009F57AD" w:rsidRDefault="00000000">
            <w:r>
              <w:rPr>
                <w:sz w:val="18"/>
              </w:rPr>
              <w:t>area_type</w:t>
            </w:r>
          </w:p>
        </w:tc>
        <w:tc>
          <w:tcPr>
            <w:tcW w:w="1728" w:type="dxa"/>
          </w:tcPr>
          <w:p w14:paraId="1E3ED527" w14:textId="77777777" w:rsidR="009F57AD" w:rsidRDefault="00000000">
            <w:r>
              <w:rPr>
                <w:sz w:val="18"/>
              </w:rPr>
              <w:t>Polygon</w:t>
            </w:r>
          </w:p>
        </w:tc>
        <w:tc>
          <w:tcPr>
            <w:tcW w:w="1728" w:type="dxa"/>
          </w:tcPr>
          <w:p w14:paraId="6B83F482" w14:textId="77777777" w:rsidR="009F57AD" w:rsidRDefault="00000000">
            <w:r>
              <w:rPr>
                <w:sz w:val="18"/>
              </w:rPr>
              <w:t>Area Type (Urban, Industrial, Rural, Recreational)</w:t>
            </w:r>
          </w:p>
        </w:tc>
        <w:tc>
          <w:tcPr>
            <w:tcW w:w="1728" w:type="dxa"/>
          </w:tcPr>
          <w:p w14:paraId="40481A09" w14:textId="77777777" w:rsidR="009F57AD" w:rsidRDefault="00000000">
            <w:r>
              <w:rPr>
                <w:rFonts w:ascii="Courier New" w:hAnsi="Courier New"/>
                <w:color w:val="C53030"/>
                <w:sz w:val="18"/>
              </w:rPr>
              <w:t>LU_DESC (1)</w:t>
            </w:r>
            <w:r>
              <w:rPr>
                <w:sz w:val="18"/>
              </w:rPr>
              <w:t xml:space="preserve">, </w:t>
            </w:r>
            <w:r>
              <w:rPr>
                <w:rFonts w:ascii="Courier New" w:hAnsi="Courier New"/>
                <w:color w:val="C53030"/>
                <w:sz w:val="18"/>
              </w:rPr>
              <w:t>LU_TEXT (3)</w:t>
            </w:r>
          </w:p>
        </w:tc>
      </w:tr>
      <w:tr w:rsidR="009F57AD" w14:paraId="16F19D56" w14:textId="77777777">
        <w:tc>
          <w:tcPr>
            <w:tcW w:w="1728" w:type="dxa"/>
          </w:tcPr>
          <w:p w14:paraId="22F087FC" w14:textId="77777777" w:rsidR="009F57AD" w:rsidRDefault="00000000">
            <w:r>
              <w:rPr>
                <w:rFonts w:ascii="Courier New" w:hAnsi="Courier New"/>
                <w:color w:val="C53030"/>
                <w:sz w:val="18"/>
              </w:rPr>
              <w:t>Landuserural2026</w:t>
            </w:r>
          </w:p>
        </w:tc>
        <w:tc>
          <w:tcPr>
            <w:tcW w:w="1728" w:type="dxa"/>
          </w:tcPr>
          <w:p w14:paraId="009DA40B" w14:textId="77777777" w:rsidR="009F57AD" w:rsidRDefault="00000000">
            <w:r>
              <w:rPr>
                <w:sz w:val="18"/>
              </w:rPr>
              <w:t>LanduseRural2026</w:t>
            </w:r>
          </w:p>
        </w:tc>
        <w:tc>
          <w:tcPr>
            <w:tcW w:w="1728" w:type="dxa"/>
          </w:tcPr>
          <w:p w14:paraId="3AAAF723" w14:textId="77777777" w:rsidR="009F57AD" w:rsidRDefault="00000000">
            <w:r>
              <w:rPr>
                <w:sz w:val="18"/>
              </w:rPr>
              <w:t>Polygon</w:t>
            </w:r>
          </w:p>
        </w:tc>
        <w:tc>
          <w:tcPr>
            <w:tcW w:w="1728" w:type="dxa"/>
          </w:tcPr>
          <w:p w14:paraId="4BD7DBF2" w14:textId="77777777" w:rsidR="009F57AD" w:rsidRDefault="00000000">
            <w:r>
              <w:rPr>
                <w:sz w:val="18"/>
              </w:rPr>
              <w:t>Area Type (Rural)</w:t>
            </w:r>
          </w:p>
        </w:tc>
        <w:tc>
          <w:tcPr>
            <w:tcW w:w="1728" w:type="dxa"/>
          </w:tcPr>
          <w:p w14:paraId="331DBD3D" w14:textId="77777777" w:rsidR="009F57AD" w:rsidRDefault="00000000">
            <w:r>
              <w:rPr>
                <w:rFonts w:ascii="Courier New" w:hAnsi="Courier New"/>
                <w:color w:val="C53030"/>
                <w:sz w:val="18"/>
              </w:rPr>
              <w:t>LU_DESC (1)</w:t>
            </w:r>
            <w:r>
              <w:rPr>
                <w:sz w:val="18"/>
              </w:rPr>
              <w:t xml:space="preserve">, </w:t>
            </w:r>
            <w:r>
              <w:rPr>
                <w:rFonts w:ascii="Courier New" w:hAnsi="Courier New"/>
                <w:color w:val="C53030"/>
                <w:sz w:val="18"/>
              </w:rPr>
              <w:t>LU_TEXT (3)</w:t>
            </w:r>
          </w:p>
        </w:tc>
      </w:tr>
      <w:tr w:rsidR="009F57AD" w14:paraId="7EA78351" w14:textId="77777777">
        <w:tc>
          <w:tcPr>
            <w:tcW w:w="1728" w:type="dxa"/>
          </w:tcPr>
          <w:p w14:paraId="4E2DAD5B" w14:textId="77777777" w:rsidR="009F57AD" w:rsidRDefault="00000000">
            <w:r>
              <w:rPr>
                <w:rFonts w:ascii="Courier New" w:hAnsi="Courier New"/>
                <w:color w:val="C53030"/>
                <w:sz w:val="18"/>
              </w:rPr>
              <w:t>Mrt Exits</w:t>
            </w:r>
          </w:p>
        </w:tc>
        <w:tc>
          <w:tcPr>
            <w:tcW w:w="1728" w:type="dxa"/>
          </w:tcPr>
          <w:p w14:paraId="49604FFA" w14:textId="77777777" w:rsidR="009F57AD" w:rsidRDefault="00000000">
            <w:r>
              <w:rPr>
                <w:sz w:val="18"/>
              </w:rPr>
              <w:t>Mrt_exit</w:t>
            </w:r>
          </w:p>
        </w:tc>
        <w:tc>
          <w:tcPr>
            <w:tcW w:w="1728" w:type="dxa"/>
          </w:tcPr>
          <w:p w14:paraId="0EE91472" w14:textId="77777777" w:rsidR="009F57AD" w:rsidRDefault="00000000">
            <w:r>
              <w:rPr>
                <w:sz w:val="18"/>
              </w:rPr>
              <w:t>Point</w:t>
            </w:r>
          </w:p>
        </w:tc>
        <w:tc>
          <w:tcPr>
            <w:tcW w:w="1728" w:type="dxa"/>
          </w:tcPr>
          <w:p w14:paraId="1EC21F1A" w14:textId="77777777" w:rsidR="009F57AD" w:rsidRDefault="00000000">
            <w:r>
              <w:rPr>
                <w:sz w:val="18"/>
              </w:rPr>
              <w:t>Pedestrian Crossing, Peak Flow</w:t>
            </w:r>
          </w:p>
        </w:tc>
        <w:tc>
          <w:tcPr>
            <w:tcW w:w="1728" w:type="dxa"/>
          </w:tcPr>
          <w:p w14:paraId="182FD914" w14:textId="77777777" w:rsidR="009F57AD" w:rsidRDefault="00000000">
            <w:r>
              <w:rPr>
                <w:rFonts w:ascii="Courier New" w:hAnsi="Courier New"/>
                <w:color w:val="C53030"/>
                <w:sz w:val="18"/>
              </w:rPr>
              <w:t>STATION_NA (1)</w:t>
            </w:r>
            <w:r>
              <w:rPr>
                <w:sz w:val="18"/>
              </w:rPr>
              <w:t xml:space="preserve">, </w:t>
            </w:r>
            <w:r>
              <w:rPr>
                <w:rFonts w:ascii="Courier New" w:hAnsi="Courier New"/>
                <w:color w:val="C53030"/>
                <w:sz w:val="18"/>
              </w:rPr>
              <w:t>EXIT_CODE (2)</w:t>
            </w:r>
          </w:p>
        </w:tc>
      </w:tr>
      <w:tr w:rsidR="009F57AD" w14:paraId="42548856" w14:textId="77777777">
        <w:tc>
          <w:tcPr>
            <w:tcW w:w="1728" w:type="dxa"/>
          </w:tcPr>
          <w:p w14:paraId="7B65BD52" w14:textId="77777777" w:rsidR="009F57AD" w:rsidRDefault="00000000">
            <w:r>
              <w:rPr>
                <w:rFonts w:ascii="Courier New" w:hAnsi="Courier New"/>
                <w:color w:val="C53030"/>
                <w:sz w:val="18"/>
              </w:rPr>
              <w:t>Roadattributeline Speedlimits</w:t>
            </w:r>
          </w:p>
        </w:tc>
        <w:tc>
          <w:tcPr>
            <w:tcW w:w="1728" w:type="dxa"/>
          </w:tcPr>
          <w:p w14:paraId="091CFF95" w14:textId="77777777" w:rsidR="009F57AD" w:rsidRDefault="00000000">
            <w:r>
              <w:rPr>
                <w:sz w:val="18"/>
              </w:rPr>
              <w:t>Speed_limit</w:t>
            </w:r>
          </w:p>
        </w:tc>
        <w:tc>
          <w:tcPr>
            <w:tcW w:w="1728" w:type="dxa"/>
          </w:tcPr>
          <w:p w14:paraId="3885B64B" w14:textId="77777777" w:rsidR="009F57AD" w:rsidRDefault="00000000">
            <w:r>
              <w:rPr>
                <w:sz w:val="18"/>
              </w:rPr>
              <w:t>LineString</w:t>
            </w:r>
          </w:p>
        </w:tc>
        <w:tc>
          <w:tcPr>
            <w:tcW w:w="1728" w:type="dxa"/>
          </w:tcPr>
          <w:p w14:paraId="7CAF39CD" w14:textId="77777777" w:rsidR="009F57AD" w:rsidRDefault="00000000">
            <w:r>
              <w:rPr>
                <w:sz w:val="18"/>
              </w:rPr>
              <w:t>Road Speed Limit</w:t>
            </w:r>
          </w:p>
        </w:tc>
        <w:tc>
          <w:tcPr>
            <w:tcW w:w="1728" w:type="dxa"/>
          </w:tcPr>
          <w:p w14:paraId="69497684" w14:textId="77777777" w:rsidR="009F57AD" w:rsidRDefault="00000000">
            <w:r>
              <w:rPr>
                <w:rFonts w:ascii="Courier New" w:hAnsi="Courier New"/>
                <w:color w:val="C53030"/>
                <w:sz w:val="18"/>
              </w:rPr>
              <w:t>SPEEDLIMIT (1)</w:t>
            </w:r>
          </w:p>
        </w:tc>
      </w:tr>
      <w:tr w:rsidR="009F57AD" w14:paraId="459FE48C" w14:textId="77777777">
        <w:tc>
          <w:tcPr>
            <w:tcW w:w="1728" w:type="dxa"/>
          </w:tcPr>
          <w:p w14:paraId="3FFF11AD" w14:textId="77777777" w:rsidR="009F57AD" w:rsidRDefault="00000000">
            <w:r>
              <w:rPr>
                <w:rFonts w:ascii="Courier New" w:hAnsi="Courier New"/>
                <w:color w:val="C53030"/>
                <w:sz w:val="18"/>
              </w:rPr>
              <w:t>Roadcrossing</w:t>
            </w:r>
          </w:p>
        </w:tc>
        <w:tc>
          <w:tcPr>
            <w:tcW w:w="1728" w:type="dxa"/>
          </w:tcPr>
          <w:p w14:paraId="3755E9CC" w14:textId="77777777" w:rsidR="009F57AD" w:rsidRDefault="00000000">
            <w:r>
              <w:rPr>
                <w:sz w:val="18"/>
              </w:rPr>
              <w:t>roadcrossinglayer</w:t>
            </w:r>
          </w:p>
        </w:tc>
        <w:tc>
          <w:tcPr>
            <w:tcW w:w="1728" w:type="dxa"/>
          </w:tcPr>
          <w:p w14:paraId="75F709AD" w14:textId="77777777" w:rsidR="009F57AD" w:rsidRDefault="00000000">
            <w:r>
              <w:rPr>
                <w:sz w:val="18"/>
              </w:rPr>
              <w:t>LineString / Point</w:t>
            </w:r>
          </w:p>
        </w:tc>
        <w:tc>
          <w:tcPr>
            <w:tcW w:w="1728" w:type="dxa"/>
          </w:tcPr>
          <w:p w14:paraId="213B387F" w14:textId="77777777" w:rsidR="009F57AD" w:rsidRDefault="00000000">
            <w:r>
              <w:rPr>
                <w:sz w:val="18"/>
              </w:rPr>
              <w:t>Pedestrian Crossing</w:t>
            </w:r>
          </w:p>
        </w:tc>
        <w:tc>
          <w:tcPr>
            <w:tcW w:w="1728" w:type="dxa"/>
          </w:tcPr>
          <w:p w14:paraId="77F32358" w14:textId="77777777" w:rsidR="009F57AD" w:rsidRDefault="00000000">
            <w:r>
              <w:rPr>
                <w:rFonts w:ascii="Courier New" w:hAnsi="Courier New"/>
                <w:color w:val="C53030"/>
                <w:sz w:val="18"/>
              </w:rPr>
              <w:t>UNIQUE_ID (1)</w:t>
            </w:r>
          </w:p>
        </w:tc>
      </w:tr>
      <w:tr w:rsidR="009F57AD" w14:paraId="3A4A1623" w14:textId="77777777">
        <w:tc>
          <w:tcPr>
            <w:tcW w:w="1728" w:type="dxa"/>
          </w:tcPr>
          <w:p w14:paraId="220FB92F" w14:textId="77777777" w:rsidR="009F57AD" w:rsidRDefault="00000000">
            <w:r>
              <w:rPr>
                <w:rFonts w:ascii="Courier New" w:hAnsi="Courier New"/>
                <w:color w:val="C53030"/>
                <w:sz w:val="18"/>
              </w:rPr>
              <w:t>Roadnetworkline</w:t>
            </w:r>
          </w:p>
        </w:tc>
        <w:tc>
          <w:tcPr>
            <w:tcW w:w="1728" w:type="dxa"/>
          </w:tcPr>
          <w:p w14:paraId="5040103F" w14:textId="77777777" w:rsidR="009F57AD" w:rsidRDefault="00000000">
            <w:r>
              <w:rPr>
                <w:sz w:val="18"/>
              </w:rPr>
              <w:t>Road_name</w:t>
            </w:r>
          </w:p>
        </w:tc>
        <w:tc>
          <w:tcPr>
            <w:tcW w:w="1728" w:type="dxa"/>
          </w:tcPr>
          <w:p w14:paraId="44BC285D" w14:textId="77777777" w:rsidR="009F57AD" w:rsidRDefault="00000000">
            <w:r>
              <w:rPr>
                <w:sz w:val="18"/>
              </w:rPr>
              <w:t>LineString</w:t>
            </w:r>
          </w:p>
        </w:tc>
        <w:tc>
          <w:tcPr>
            <w:tcW w:w="1728" w:type="dxa"/>
          </w:tcPr>
          <w:p w14:paraId="01654BB6" w14:textId="77777777" w:rsidR="009F57AD" w:rsidRDefault="00000000">
            <w:r>
              <w:rPr>
                <w:sz w:val="18"/>
              </w:rPr>
              <w:t>Road Name Reference</w:t>
            </w:r>
          </w:p>
        </w:tc>
        <w:tc>
          <w:tcPr>
            <w:tcW w:w="1728" w:type="dxa"/>
          </w:tcPr>
          <w:p w14:paraId="26162304" w14:textId="77777777" w:rsidR="009F57AD" w:rsidRDefault="00000000">
            <w:r>
              <w:rPr>
                <w:rFonts w:ascii="Courier New" w:hAnsi="Courier New"/>
                <w:color w:val="C53030"/>
                <w:sz w:val="18"/>
              </w:rPr>
              <w:t>RD_CD_DESC (1)</w:t>
            </w:r>
          </w:p>
        </w:tc>
      </w:tr>
      <w:tr w:rsidR="009F57AD" w14:paraId="77AE1215" w14:textId="77777777">
        <w:tc>
          <w:tcPr>
            <w:tcW w:w="1728" w:type="dxa"/>
          </w:tcPr>
          <w:p w14:paraId="47401F35" w14:textId="77777777" w:rsidR="009F57AD" w:rsidRDefault="00000000">
            <w:r>
              <w:rPr>
                <w:rFonts w:ascii="Courier New" w:hAnsi="Courier New"/>
                <w:color w:val="C53030"/>
                <w:sz w:val="18"/>
              </w:rPr>
              <w:t>Sharedpathcentreline</w:t>
            </w:r>
          </w:p>
        </w:tc>
        <w:tc>
          <w:tcPr>
            <w:tcW w:w="1728" w:type="dxa"/>
          </w:tcPr>
          <w:p w14:paraId="01FA185D" w14:textId="77777777" w:rsidR="009F57AD" w:rsidRDefault="00000000">
            <w:r>
              <w:rPr>
                <w:sz w:val="18"/>
              </w:rPr>
              <w:t>path</w:t>
            </w:r>
          </w:p>
        </w:tc>
        <w:tc>
          <w:tcPr>
            <w:tcW w:w="1728" w:type="dxa"/>
          </w:tcPr>
          <w:p w14:paraId="72854EAC" w14:textId="77777777" w:rsidR="009F57AD" w:rsidRDefault="00000000">
            <w:r>
              <w:rPr>
                <w:sz w:val="18"/>
              </w:rPr>
              <w:t>LineString</w:t>
            </w:r>
          </w:p>
        </w:tc>
        <w:tc>
          <w:tcPr>
            <w:tcW w:w="1728" w:type="dxa"/>
          </w:tcPr>
          <w:p w14:paraId="7F2800BD" w14:textId="77777777" w:rsidR="009F57AD" w:rsidRDefault="00000000">
            <w:r>
              <w:rPr>
                <w:sz w:val="18"/>
              </w:rPr>
              <w:t>Facility Width, Curvature</w:t>
            </w:r>
          </w:p>
        </w:tc>
        <w:tc>
          <w:tcPr>
            <w:tcW w:w="1728" w:type="dxa"/>
          </w:tcPr>
          <w:p w14:paraId="3CB144ED" w14:textId="77777777" w:rsidR="009F57AD" w:rsidRDefault="00000000">
            <w:r>
              <w:rPr>
                <w:rFonts w:ascii="Courier New" w:hAnsi="Courier New"/>
                <w:color w:val="C53030"/>
                <w:sz w:val="18"/>
              </w:rPr>
              <w:t>WIDTH (1)</w:t>
            </w:r>
          </w:p>
        </w:tc>
      </w:tr>
      <w:tr w:rsidR="009F57AD" w14:paraId="558B9932" w14:textId="77777777">
        <w:tc>
          <w:tcPr>
            <w:tcW w:w="1728" w:type="dxa"/>
          </w:tcPr>
          <w:p w14:paraId="6BF8B599" w14:textId="77777777" w:rsidR="009F57AD" w:rsidRDefault="00000000">
            <w:r>
              <w:rPr>
                <w:rFonts w:ascii="Courier New" w:hAnsi="Courier New"/>
                <w:color w:val="C53030"/>
                <w:sz w:val="18"/>
              </w:rPr>
              <w:lastRenderedPageBreak/>
              <w:t>Ura Parking Lot</w:t>
            </w:r>
          </w:p>
        </w:tc>
        <w:tc>
          <w:tcPr>
            <w:tcW w:w="1728" w:type="dxa"/>
          </w:tcPr>
          <w:p w14:paraId="3F5BA618" w14:textId="77777777" w:rsidR="009F57AD" w:rsidRDefault="00000000">
            <w:r>
              <w:rPr>
                <w:sz w:val="18"/>
              </w:rPr>
              <w:t>parking_lot</w:t>
            </w:r>
          </w:p>
        </w:tc>
        <w:tc>
          <w:tcPr>
            <w:tcW w:w="1728" w:type="dxa"/>
          </w:tcPr>
          <w:p w14:paraId="39FFB5C5" w14:textId="77777777" w:rsidR="009F57AD" w:rsidRDefault="00000000">
            <w:r>
              <w:rPr>
                <w:sz w:val="18"/>
              </w:rPr>
              <w:t>Polygon</w:t>
            </w:r>
          </w:p>
        </w:tc>
        <w:tc>
          <w:tcPr>
            <w:tcW w:w="1728" w:type="dxa"/>
          </w:tcPr>
          <w:p w14:paraId="21ED123F" w14:textId="77777777" w:rsidR="009F57AD" w:rsidRDefault="00000000">
            <w:r>
              <w:rPr>
                <w:sz w:val="18"/>
              </w:rPr>
              <w:t>Adjacent Vehicle Parking</w:t>
            </w:r>
          </w:p>
        </w:tc>
        <w:tc>
          <w:tcPr>
            <w:tcW w:w="1728" w:type="dxa"/>
          </w:tcPr>
          <w:p w14:paraId="1EE1BFE6" w14:textId="77777777" w:rsidR="009F57AD" w:rsidRDefault="00000000">
            <w:r>
              <w:rPr>
                <w:rFonts w:ascii="Courier New" w:hAnsi="Courier New"/>
                <w:color w:val="C53030"/>
                <w:sz w:val="18"/>
              </w:rPr>
              <w:t>PP_CODE (1)</w:t>
            </w:r>
            <w:r>
              <w:rPr>
                <w:sz w:val="18"/>
              </w:rPr>
              <w:t xml:space="preserve">, </w:t>
            </w:r>
            <w:r>
              <w:rPr>
                <w:rFonts w:ascii="Courier New" w:hAnsi="Courier New"/>
                <w:color w:val="C53030"/>
                <w:sz w:val="18"/>
              </w:rPr>
              <w:t>LOT_NO (2)</w:t>
            </w:r>
            <w:r>
              <w:rPr>
                <w:sz w:val="18"/>
              </w:rPr>
              <w:t xml:space="preserve">, </w:t>
            </w:r>
            <w:r>
              <w:rPr>
                <w:rFonts w:ascii="Courier New" w:hAnsi="Courier New"/>
                <w:color w:val="C53030"/>
                <w:sz w:val="18"/>
              </w:rPr>
              <w:t>TYPE (3)</w:t>
            </w:r>
          </w:p>
        </w:tc>
      </w:tr>
    </w:tbl>
    <w:p w14:paraId="6780E74E" w14:textId="77777777" w:rsidR="009F57AD" w:rsidRDefault="009F57AD"/>
    <w:p w14:paraId="57369ADD" w14:textId="77777777" w:rsidR="009F57AD" w:rsidRDefault="00000000">
      <w:pPr>
        <w:pBdr>
          <w:left w:val="single" w:sz="12" w:space="4" w:color="3182CE"/>
        </w:pBdr>
        <w:spacing w:before="80" w:after="80"/>
        <w:ind w:left="504"/>
      </w:pPr>
      <w:r>
        <w:rPr>
          <w:i/>
          <w:color w:val="4A5568"/>
        </w:rPr>
        <w:t>**Column index numbers** in parentheses indicate the column position (1-based) expected in the source shapefile. These are used during validation when uploading replacement layers.</w:t>
      </w:r>
    </w:p>
    <w:p w14:paraId="64DFEFF7" w14:textId="77777777" w:rsidR="009F57AD" w:rsidRDefault="00000000">
      <w:pPr>
        <w:pStyle w:val="Heading2"/>
        <w:spacing w:before="240"/>
      </w:pPr>
      <w:r>
        <w:t>7.3 Adding a New GIS Layer</w:t>
      </w:r>
    </w:p>
    <w:p w14:paraId="7E05D535" w14:textId="77777777" w:rsidR="009F57AD" w:rsidRDefault="00000000">
      <w:r>
        <w:t xml:space="preserve">Use the </w:t>
      </w:r>
      <w:r>
        <w:rPr>
          <w:b/>
        </w:rPr>
        <w:t>Add GIS Layer</w:t>
      </w:r>
      <w:r>
        <w:t xml:space="preserve"> workflow to upload entirely new datasets.</w:t>
      </w:r>
    </w:p>
    <w:p w14:paraId="40D14379" w14:textId="77777777" w:rsidR="009F57AD" w:rsidRDefault="00000000">
      <w:pPr>
        <w:pStyle w:val="ListBullet"/>
      </w:pPr>
      <w:r>
        <w:rPr>
          <w:b/>
        </w:rPr>
        <w:t>New Category</w:t>
      </w:r>
      <w:r>
        <w:t xml:space="preserve">: You must provide a name for the category folder (e.g., </w:t>
      </w:r>
      <w:r>
        <w:rPr>
          <w:rFonts w:ascii="Courier New" w:hAnsi="Courier New"/>
          <w:color w:val="C53030"/>
          <w:sz w:val="18"/>
        </w:rPr>
        <w:t>school_zones</w:t>
      </w:r>
      <w:r>
        <w:t>). Every upload is assigned to a specific category.</w:t>
      </w:r>
    </w:p>
    <w:p w14:paraId="37163E1E" w14:textId="77777777" w:rsidR="009F57AD" w:rsidRDefault="00000000">
      <w:pPr>
        <w:pStyle w:val="ListBullet"/>
      </w:pPr>
      <w:r>
        <w:rPr>
          <w:b/>
        </w:rPr>
        <w:t>File Upload</w:t>
      </w:r>
      <w:r>
        <w:t>: Drag and drop your GIS files. For shapefiles, ensure you upload all companion files together (</w:t>
      </w:r>
      <w:r>
        <w:rPr>
          <w:rFonts w:ascii="Courier New" w:hAnsi="Courier New"/>
          <w:color w:val="C53030"/>
          <w:sz w:val="18"/>
        </w:rPr>
        <w:t>.shp</w:t>
      </w:r>
      <w:r>
        <w:t xml:space="preserve">, </w:t>
      </w:r>
      <w:r>
        <w:rPr>
          <w:rFonts w:ascii="Courier New" w:hAnsi="Courier New"/>
          <w:color w:val="C53030"/>
          <w:sz w:val="18"/>
        </w:rPr>
        <w:t>.shx</w:t>
      </w:r>
      <w:r>
        <w:t xml:space="preserve">, </w:t>
      </w:r>
      <w:r>
        <w:rPr>
          <w:rFonts w:ascii="Courier New" w:hAnsi="Courier New"/>
          <w:color w:val="C53030"/>
          <w:sz w:val="18"/>
        </w:rPr>
        <w:t>.dbf</w:t>
      </w:r>
      <w:r>
        <w:t xml:space="preserve">, </w:t>
      </w:r>
      <w:r>
        <w:rPr>
          <w:rFonts w:ascii="Courier New" w:hAnsi="Courier New"/>
          <w:color w:val="C53030"/>
          <w:sz w:val="18"/>
        </w:rPr>
        <w:t>.prj</w:t>
      </w:r>
      <w:r>
        <w:t>).</w:t>
      </w:r>
    </w:p>
    <w:p w14:paraId="6B59D179" w14:textId="77777777" w:rsidR="009F57AD" w:rsidRDefault="00000000">
      <w:pPr>
        <w:pStyle w:val="ListBullet"/>
      </w:pPr>
      <w:r>
        <w:rPr>
          <w:b/>
        </w:rPr>
        <w:t>Preview</w:t>
      </w:r>
      <w:r>
        <w:t>: Once uploaded, you can preview the geometry on the map before finalising.</w:t>
      </w:r>
    </w:p>
    <w:p w14:paraId="6FC60138" w14:textId="77777777" w:rsidR="009F57AD" w:rsidRDefault="00000000">
      <w:pPr>
        <w:pStyle w:val="Heading3"/>
        <w:spacing w:before="160"/>
      </w:pPr>
      <w:r>
        <w:t>Before You Upload — Confirmation Prompt</w:t>
      </w:r>
    </w:p>
    <w:p w14:paraId="1A29C1B3" w14:textId="77777777" w:rsidR="009F57AD" w:rsidRDefault="00000000">
      <w:r>
        <w:t xml:space="preserve">Before the file is accepted, PSAT displays a </w:t>
      </w:r>
      <w:r>
        <w:rPr>
          <w:b/>
        </w:rPr>
        <w:t>"Before You Upload"</w:t>
      </w:r>
      <w:r>
        <w:t xml:space="preserve"> confirmation dialog. You must confirm that your shapefile meets </w:t>
      </w:r>
      <w:r>
        <w:rPr>
          <w:b/>
        </w:rPr>
        <w:t>all</w:t>
      </w:r>
      <w:r>
        <w:t xml:space="preserve"> of the following requirements:</w:t>
      </w:r>
    </w:p>
    <w:tbl>
      <w:tblPr>
        <w:tblStyle w:val="TableGrid"/>
        <w:tblW w:w="0" w:type="auto"/>
        <w:tblLook w:val="04A0" w:firstRow="1" w:lastRow="0" w:firstColumn="1" w:lastColumn="0" w:noHBand="0" w:noVBand="1"/>
      </w:tblPr>
      <w:tblGrid>
        <w:gridCol w:w="4315"/>
        <w:gridCol w:w="4315"/>
      </w:tblGrid>
      <w:tr w:rsidR="009F57AD" w14:paraId="03766DA2" w14:textId="77777777">
        <w:tc>
          <w:tcPr>
            <w:tcW w:w="4320" w:type="dxa"/>
            <w:shd w:val="clear" w:color="auto" w:fill="EDF2F7"/>
          </w:tcPr>
          <w:p w14:paraId="4EF8A959" w14:textId="77777777" w:rsidR="009F57AD" w:rsidRDefault="00000000">
            <w:r>
              <w:rPr>
                <w:b/>
                <w:sz w:val="18"/>
              </w:rPr>
              <w:t>Requirement</w:t>
            </w:r>
          </w:p>
        </w:tc>
        <w:tc>
          <w:tcPr>
            <w:tcW w:w="4320" w:type="dxa"/>
            <w:shd w:val="clear" w:color="auto" w:fill="EDF2F7"/>
          </w:tcPr>
          <w:p w14:paraId="34859373" w14:textId="77777777" w:rsidR="009F57AD" w:rsidRDefault="00000000">
            <w:r>
              <w:rPr>
                <w:b/>
                <w:sz w:val="18"/>
              </w:rPr>
              <w:t>Description</w:t>
            </w:r>
          </w:p>
        </w:tc>
      </w:tr>
      <w:tr w:rsidR="009F57AD" w14:paraId="03747236" w14:textId="77777777">
        <w:tc>
          <w:tcPr>
            <w:tcW w:w="4320" w:type="dxa"/>
          </w:tcPr>
          <w:p w14:paraId="7158A4EF" w14:textId="77777777" w:rsidR="009F57AD" w:rsidRDefault="00000000">
            <w:r>
              <w:rPr>
                <w:b/>
                <w:sz w:val="18"/>
              </w:rPr>
              <w:t>Exact file name</w:t>
            </w:r>
          </w:p>
        </w:tc>
        <w:tc>
          <w:tcPr>
            <w:tcW w:w="4320" w:type="dxa"/>
          </w:tcPr>
          <w:p w14:paraId="70BC50CB" w14:textId="77777777" w:rsidR="009F57AD" w:rsidRDefault="00000000">
            <w:r>
              <w:rPr>
                <w:sz w:val="18"/>
              </w:rPr>
              <w:t>The file name must exactly match what the system expects.</w:t>
            </w:r>
          </w:p>
        </w:tc>
      </w:tr>
      <w:tr w:rsidR="009F57AD" w14:paraId="37182EE1" w14:textId="77777777">
        <w:tc>
          <w:tcPr>
            <w:tcW w:w="4320" w:type="dxa"/>
          </w:tcPr>
          <w:p w14:paraId="254E3BD7" w14:textId="77777777" w:rsidR="009F57AD" w:rsidRDefault="00000000">
            <w:r>
              <w:rPr>
                <w:b/>
                <w:sz w:val="18"/>
              </w:rPr>
              <w:t>Exact columns and numbers</w:t>
            </w:r>
          </w:p>
        </w:tc>
        <w:tc>
          <w:tcPr>
            <w:tcW w:w="4320" w:type="dxa"/>
          </w:tcPr>
          <w:p w14:paraId="455A5FC0" w14:textId="77777777" w:rsidR="009F57AD" w:rsidRDefault="00000000">
            <w:r>
              <w:rPr>
                <w:sz w:val="18"/>
              </w:rPr>
              <w:t>The shapefile must contain the correct number of columns, with no extras or omissions.</w:t>
            </w:r>
          </w:p>
        </w:tc>
      </w:tr>
      <w:tr w:rsidR="009F57AD" w14:paraId="780441CD" w14:textId="77777777">
        <w:tc>
          <w:tcPr>
            <w:tcW w:w="4320" w:type="dxa"/>
          </w:tcPr>
          <w:p w14:paraId="35CB3752" w14:textId="77777777" w:rsidR="009F57AD" w:rsidRDefault="00000000">
            <w:r>
              <w:rPr>
                <w:b/>
                <w:sz w:val="18"/>
              </w:rPr>
              <w:t>Exact attribute names</w:t>
            </w:r>
          </w:p>
        </w:tc>
        <w:tc>
          <w:tcPr>
            <w:tcW w:w="4320" w:type="dxa"/>
          </w:tcPr>
          <w:p w14:paraId="50160680" w14:textId="77777777" w:rsidR="009F57AD" w:rsidRDefault="00000000">
            <w:r>
              <w:rPr>
                <w:sz w:val="18"/>
              </w:rPr>
              <w:t>Every column/attribute name must match exactly, including capitalisation.</w:t>
            </w:r>
          </w:p>
        </w:tc>
      </w:tr>
      <w:tr w:rsidR="009F57AD" w14:paraId="4F0A1231" w14:textId="77777777">
        <w:tc>
          <w:tcPr>
            <w:tcW w:w="4320" w:type="dxa"/>
          </w:tcPr>
          <w:p w14:paraId="565D457D" w14:textId="77777777" w:rsidR="009F57AD" w:rsidRDefault="00000000">
            <w:r>
              <w:rPr>
                <w:b/>
                <w:sz w:val="18"/>
              </w:rPr>
              <w:t>Exact sequence</w:t>
            </w:r>
          </w:p>
        </w:tc>
        <w:tc>
          <w:tcPr>
            <w:tcW w:w="4320" w:type="dxa"/>
          </w:tcPr>
          <w:p w14:paraId="533FBB87" w14:textId="77777777" w:rsidR="009F57AD" w:rsidRDefault="00000000">
            <w:r>
              <w:rPr>
                <w:sz w:val="18"/>
              </w:rPr>
              <w:t>The columns must appear in exactly the same order as specified.</w:t>
            </w:r>
          </w:p>
        </w:tc>
      </w:tr>
    </w:tbl>
    <w:p w14:paraId="5068CE12" w14:textId="77777777" w:rsidR="009F57AD" w:rsidRDefault="009F57AD"/>
    <w:p w14:paraId="5FB6746F" w14:textId="77777777" w:rsidR="009F57AD" w:rsidRDefault="00000000">
      <w:pPr>
        <w:pBdr>
          <w:left w:val="single" w:sz="12" w:space="4" w:color="3182CE"/>
        </w:pBdr>
        <w:spacing w:before="80" w:after="80"/>
        <w:ind w:left="504"/>
      </w:pPr>
      <w:r>
        <w:rPr>
          <w:i/>
          <w:color w:val="4A5568"/>
        </w:rPr>
        <w:t>**Warning:** Uploading an incompatible shapefile may cause system errors or incorrect data rendering.</w:t>
      </w:r>
    </w:p>
    <w:p w14:paraId="759DB5BD" w14:textId="77777777" w:rsidR="009F57AD" w:rsidRDefault="00000000">
      <w:r>
        <w:t>If you are unsure of the expected format, refer to the existing shapefiles in the GIS Layers list as a reference before uploading.</w:t>
      </w:r>
    </w:p>
    <w:p w14:paraId="3E5217AF" w14:textId="77777777" w:rsidR="009F57AD" w:rsidRDefault="00000000">
      <w:r>
        <w:t xml:space="preserve">Click </w:t>
      </w:r>
      <w:r>
        <w:rPr>
          <w:b/>
        </w:rPr>
        <w:t>Confirm &amp; Upload</w:t>
      </w:r>
      <w:r>
        <w:t xml:space="preserve"> to proceed, or </w:t>
      </w:r>
      <w:r>
        <w:rPr>
          <w:b/>
        </w:rPr>
        <w:t>Cancel</w:t>
      </w:r>
      <w:r>
        <w:t xml:space="preserve"> to go back and check your file.</w:t>
      </w:r>
    </w:p>
    <w:p w14:paraId="6E637082" w14:textId="77777777" w:rsidR="009F57AD" w:rsidRDefault="00000000">
      <w:pPr>
        <w:pStyle w:val="Heading2"/>
        <w:spacing w:before="240"/>
      </w:pPr>
      <w:r>
        <w:t>7.4 Replacing an Existing GIS Layer</w:t>
      </w:r>
    </w:p>
    <w:p w14:paraId="77E0268E" w14:textId="77777777" w:rsidR="009F57AD" w:rsidRDefault="00000000">
      <w:r>
        <w:t xml:space="preserve">Use the </w:t>
      </w:r>
      <w:r>
        <w:rPr>
          <w:b/>
        </w:rPr>
        <w:t>Replace GIS Layer</w:t>
      </w:r>
      <w:r>
        <w:t xml:space="preserve"> workflow when you have updated data for an existing layer.</w:t>
      </w:r>
    </w:p>
    <w:p w14:paraId="6D341530" w14:textId="77777777" w:rsidR="009F57AD" w:rsidRDefault="00000000">
      <w:pPr>
        <w:pStyle w:val="ListBullet"/>
      </w:pPr>
      <w:r>
        <w:rPr>
          <w:b/>
        </w:rPr>
        <w:t>Filterable Search</w:t>
      </w:r>
      <w:r>
        <w:t xml:space="preserve">: Use the searchable inputs to quickly find the folder and specific layer you wish to replace. Type a few letters (e.g., </w:t>
      </w:r>
      <w:r>
        <w:rPr>
          <w:rFonts w:ascii="Courier New" w:hAnsi="Courier New"/>
          <w:color w:val="C53030"/>
          <w:sz w:val="18"/>
        </w:rPr>
        <w:t>bus</w:t>
      </w:r>
      <w:r>
        <w:t>) to filter the list.</w:t>
      </w:r>
    </w:p>
    <w:p w14:paraId="021DB92B" w14:textId="77777777" w:rsidR="009F57AD" w:rsidRDefault="00000000">
      <w:pPr>
        <w:pStyle w:val="ListBullet"/>
      </w:pPr>
      <w:r>
        <w:rPr>
          <w:b/>
        </w:rPr>
        <w:t>Safety Checks</w:t>
      </w:r>
      <w:r>
        <w:t>: PSAT performs compatibility checks to ensure the new file has the same required columns as the original.</w:t>
      </w:r>
    </w:p>
    <w:p w14:paraId="49555B4C" w14:textId="77777777" w:rsidR="009F57AD" w:rsidRDefault="00000000">
      <w:pPr>
        <w:pStyle w:val="ListBullet"/>
      </w:pPr>
      <w:r>
        <w:rPr>
          <w:b/>
        </w:rPr>
        <w:t>Warnings</w:t>
      </w:r>
      <w:r>
        <w:t>: If differences are found in the column structure, the system will warn you before overwriting the old data.</w:t>
      </w:r>
    </w:p>
    <w:p w14:paraId="6A9C40AF" w14:textId="77777777" w:rsidR="009F57AD" w:rsidRDefault="00000000">
      <w:pPr>
        <w:pStyle w:val="Heading2"/>
        <w:spacing w:before="240"/>
      </w:pPr>
      <w:r>
        <w:lastRenderedPageBreak/>
        <w:t>7.5 Updating GIS Layers</w:t>
      </w:r>
    </w:p>
    <w:p w14:paraId="076A74C3" w14:textId="77777777" w:rsidR="009F57AD" w:rsidRDefault="00000000">
      <w:r>
        <w:t>GIS layers should be updated whenever:</w:t>
      </w:r>
    </w:p>
    <w:p w14:paraId="1A0E01A2" w14:textId="77777777" w:rsidR="009F57AD" w:rsidRDefault="00000000">
      <w:pPr>
        <w:pStyle w:val="ListBullet"/>
      </w:pPr>
      <w:r>
        <w:t>A new version of a dataset is released (e.g., updated cycling path network)</w:t>
      </w:r>
    </w:p>
    <w:p w14:paraId="26615E73" w14:textId="77777777" w:rsidR="009F57AD" w:rsidRDefault="00000000">
      <w:pPr>
        <w:pStyle w:val="ListBullet"/>
      </w:pPr>
      <w:r>
        <w:t>A new category of infrastructure needs to be tracked</w:t>
      </w:r>
    </w:p>
    <w:p w14:paraId="007116E8" w14:textId="77777777" w:rsidR="009F57AD" w:rsidRDefault="00000000">
      <w:pPr>
        <w:pStyle w:val="ListBullet"/>
      </w:pPr>
      <w:r>
        <w:t>The existing layer has outdated or incorrect geometry</w:t>
      </w:r>
    </w:p>
    <w:p w14:paraId="0D886D71" w14:textId="77777777" w:rsidR="009F57AD" w:rsidRDefault="00000000">
      <w:r>
        <w:rPr>
          <w:b/>
        </w:rPr>
        <w:t>Steps to update a layer:</w:t>
      </w:r>
    </w:p>
    <w:p w14:paraId="45DB5381" w14:textId="77777777" w:rsidR="009F57AD" w:rsidRDefault="00000000">
      <w:pPr>
        <w:pStyle w:val="ListNumber"/>
      </w:pPr>
      <w:r>
        <w:t>Obtain the new shapefile from the relevant data source (e.g., LTA, URA)</w:t>
      </w:r>
    </w:p>
    <w:p w14:paraId="0A1F5DD6" w14:textId="77777777" w:rsidR="009F57AD" w:rsidRDefault="00000000">
      <w:pPr>
        <w:pStyle w:val="ListNumber"/>
      </w:pPr>
      <w:r>
        <w:t xml:space="preserve">Verify the file has the </w:t>
      </w:r>
      <w:r>
        <w:rPr>
          <w:b/>
        </w:rPr>
        <w:t>required columns</w:t>
      </w:r>
      <w:r>
        <w:t xml:space="preserve"> listed in the table above</w:t>
      </w:r>
    </w:p>
    <w:p w14:paraId="705F8DFE" w14:textId="77777777" w:rsidR="009F57AD" w:rsidRDefault="00000000">
      <w:pPr>
        <w:pStyle w:val="ListNumber"/>
      </w:pPr>
      <w:r>
        <w:t xml:space="preserve">Open </w:t>
      </w:r>
      <w:r>
        <w:rPr>
          <w:b/>
        </w:rPr>
        <w:t>GIS Layers</w:t>
      </w:r>
      <w:r>
        <w:t xml:space="preserve"> from the sidebar</w:t>
      </w:r>
    </w:p>
    <w:p w14:paraId="1CD72C68" w14:textId="77777777" w:rsidR="009F57AD" w:rsidRDefault="00000000">
      <w:pPr>
        <w:pStyle w:val="ListNumber"/>
      </w:pPr>
      <w:r>
        <w:t xml:space="preserve">Use </w:t>
      </w:r>
      <w:r>
        <w:rPr>
          <w:b/>
        </w:rPr>
        <w:t>Replace GIS Layer</w:t>
      </w:r>
      <w:r>
        <w:t>, search for the existing layer, and upload the new file</w:t>
      </w:r>
    </w:p>
    <w:p w14:paraId="05CF5140" w14:textId="77777777" w:rsidR="009F57AD" w:rsidRDefault="00000000">
      <w:pPr>
        <w:pStyle w:val="ListNumber"/>
      </w:pPr>
      <w:r>
        <w:t>Review the compatibility check results before confirming the replacement</w:t>
      </w:r>
    </w:p>
    <w:p w14:paraId="7D6CB1F4" w14:textId="77777777" w:rsidR="009F57AD" w:rsidRDefault="00000000">
      <w:pPr>
        <w:pBdr>
          <w:left w:val="single" w:sz="12" w:space="4" w:color="3182CE"/>
        </w:pBdr>
        <w:spacing w:before="80" w:after="80"/>
        <w:ind w:left="504"/>
      </w:pPr>
      <w:r>
        <w:rPr>
          <w:i/>
          <w:color w:val="4A5568"/>
        </w:rPr>
        <w:t>For system-level GIS management (file paths, permissions, bulk updates), refer to the **Admin Guide**.</w:t>
      </w:r>
    </w:p>
    <w:p w14:paraId="4DF3D633" w14:textId="77777777" w:rsidR="009F57AD" w:rsidRDefault="00000000">
      <w:pPr>
        <w:pStyle w:val="Heading2"/>
        <w:spacing w:before="240"/>
      </w:pPr>
      <w:r>
        <w:t>7.6 Filtering Shapefiles</w:t>
      </w:r>
    </w:p>
    <w:p w14:paraId="1E6D4669" w14:textId="77777777" w:rsidR="009F57AD" w:rsidRDefault="00000000">
      <w:r>
        <w:t xml:space="preserve">When your system has many GIS layers, scrolling through the full list can be slow. The </w:t>
      </w:r>
      <w:r>
        <w:rPr>
          <w:b/>
        </w:rPr>
        <w:t>filter box</w:t>
      </w:r>
      <w:r>
        <w:t xml:space="preserve"> at the top of the Available Shapefiles panel lets you narrow the list instantly.</w:t>
      </w:r>
    </w:p>
    <w:p w14:paraId="6132E27D" w14:textId="77777777" w:rsidR="009F57AD" w:rsidRDefault="00000000">
      <w:r>
        <w:rPr>
          <w:b/>
        </w:rPr>
        <w:t>How to use it:</w:t>
      </w:r>
    </w:p>
    <w:p w14:paraId="7827C606" w14:textId="77777777" w:rsidR="009F57AD" w:rsidRDefault="00000000">
      <w:pPr>
        <w:pStyle w:val="ListNumber"/>
      </w:pPr>
      <w:r>
        <w:t xml:space="preserve">Open the </w:t>
      </w:r>
      <w:r>
        <w:rPr>
          <w:b/>
        </w:rPr>
        <w:t>GIS Layers</w:t>
      </w:r>
      <w:r>
        <w:t xml:space="preserve"> page from the sidebar</w:t>
      </w:r>
    </w:p>
    <w:p w14:paraId="28E4D49C" w14:textId="77777777" w:rsidR="009F57AD" w:rsidRDefault="00000000">
      <w:pPr>
        <w:pStyle w:val="ListNumber"/>
      </w:pPr>
      <w:r>
        <w:t xml:space="preserve">Click the </w:t>
      </w:r>
      <w:r>
        <w:rPr>
          <w:b/>
        </w:rPr>
        <w:t>Filter shapefiles…</w:t>
      </w:r>
      <w:r>
        <w:t xml:space="preserve"> input field beside the "Available Shapefiles" heading</w:t>
      </w:r>
    </w:p>
    <w:p w14:paraId="6DBD2508" w14:textId="77777777" w:rsidR="009F57AD" w:rsidRDefault="00000000">
      <w:pPr>
        <w:pStyle w:val="ListNumber"/>
      </w:pPr>
      <w:r>
        <w:t>Type any keyword — the list updates in real time to show only layers whose name contains your search term (the search is case-insensitive)</w:t>
      </w:r>
    </w:p>
    <w:p w14:paraId="0C42A53C" w14:textId="77777777" w:rsidR="009F57AD" w:rsidRDefault="00000000">
      <w:pPr>
        <w:pStyle w:val="ListNumber"/>
      </w:pPr>
      <w:r>
        <w:t>Clear the field to restore the full list</w:t>
      </w:r>
    </w:p>
    <w:p w14:paraId="73C9B60D" w14:textId="77777777" w:rsidR="009F57AD" w:rsidRDefault="00000000">
      <w:r>
        <w:rPr>
          <w:b/>
        </w:rPr>
        <w:t>Examples:</w:t>
      </w:r>
    </w:p>
    <w:tbl>
      <w:tblPr>
        <w:tblStyle w:val="TableGrid"/>
        <w:tblW w:w="0" w:type="auto"/>
        <w:tblLook w:val="04A0" w:firstRow="1" w:lastRow="0" w:firstColumn="1" w:lastColumn="0" w:noHBand="0" w:noVBand="1"/>
      </w:tblPr>
      <w:tblGrid>
        <w:gridCol w:w="4314"/>
        <w:gridCol w:w="4316"/>
      </w:tblGrid>
      <w:tr w:rsidR="009F57AD" w14:paraId="0E4E8C3E" w14:textId="77777777">
        <w:tc>
          <w:tcPr>
            <w:tcW w:w="4320" w:type="dxa"/>
            <w:shd w:val="clear" w:color="auto" w:fill="EDF2F7"/>
          </w:tcPr>
          <w:p w14:paraId="1C5A06F6" w14:textId="77777777" w:rsidR="009F57AD" w:rsidRDefault="00000000">
            <w:r>
              <w:rPr>
                <w:b/>
                <w:sz w:val="18"/>
              </w:rPr>
              <w:t>What you type</w:t>
            </w:r>
          </w:p>
        </w:tc>
        <w:tc>
          <w:tcPr>
            <w:tcW w:w="4320" w:type="dxa"/>
            <w:shd w:val="clear" w:color="auto" w:fill="EDF2F7"/>
          </w:tcPr>
          <w:p w14:paraId="44C9D71F" w14:textId="77777777" w:rsidR="009F57AD" w:rsidRDefault="00000000">
            <w:r>
              <w:rPr>
                <w:b/>
                <w:sz w:val="18"/>
              </w:rPr>
              <w:t>Layers shown</w:t>
            </w:r>
          </w:p>
        </w:tc>
      </w:tr>
      <w:tr w:rsidR="009F57AD" w14:paraId="5F629898" w14:textId="77777777">
        <w:tc>
          <w:tcPr>
            <w:tcW w:w="4320" w:type="dxa"/>
          </w:tcPr>
          <w:p w14:paraId="7666E10A" w14:textId="77777777" w:rsidR="009F57AD" w:rsidRDefault="00000000">
            <w:r>
              <w:rPr>
                <w:rFonts w:ascii="Courier New" w:hAnsi="Courier New"/>
                <w:color w:val="C53030"/>
                <w:sz w:val="18"/>
              </w:rPr>
              <w:t>bus</w:t>
            </w:r>
          </w:p>
        </w:tc>
        <w:tc>
          <w:tcPr>
            <w:tcW w:w="4320" w:type="dxa"/>
          </w:tcPr>
          <w:p w14:paraId="63D43783" w14:textId="77777777" w:rsidR="009F57AD" w:rsidRDefault="00000000">
            <w:r>
              <w:rPr>
                <w:sz w:val="18"/>
              </w:rPr>
              <w:t>bus_stop, bus_lane, bus_shelter …</w:t>
            </w:r>
          </w:p>
        </w:tc>
      </w:tr>
      <w:tr w:rsidR="009F57AD" w14:paraId="44385836" w14:textId="77777777">
        <w:tc>
          <w:tcPr>
            <w:tcW w:w="4320" w:type="dxa"/>
          </w:tcPr>
          <w:p w14:paraId="6484F0A9" w14:textId="77777777" w:rsidR="009F57AD" w:rsidRDefault="00000000">
            <w:r>
              <w:rPr>
                <w:rFonts w:ascii="Courier New" w:hAnsi="Courier New"/>
                <w:color w:val="C53030"/>
                <w:sz w:val="18"/>
              </w:rPr>
              <w:t>path</w:t>
            </w:r>
          </w:p>
        </w:tc>
        <w:tc>
          <w:tcPr>
            <w:tcW w:w="4320" w:type="dxa"/>
          </w:tcPr>
          <w:p w14:paraId="5B115D62" w14:textId="77777777" w:rsidR="009F57AD" w:rsidRDefault="00000000">
            <w:r>
              <w:rPr>
                <w:sz w:val="18"/>
              </w:rPr>
              <w:t>cycling_path, shared_path, footpath, CyclingPath_Jul2024 …</w:t>
            </w:r>
          </w:p>
        </w:tc>
      </w:tr>
      <w:tr w:rsidR="009F57AD" w14:paraId="68C63F6B" w14:textId="77777777">
        <w:tc>
          <w:tcPr>
            <w:tcW w:w="4320" w:type="dxa"/>
          </w:tcPr>
          <w:p w14:paraId="409CE0C4" w14:textId="77777777" w:rsidR="009F57AD" w:rsidRDefault="00000000">
            <w:r>
              <w:rPr>
                <w:rFonts w:ascii="Courier New" w:hAnsi="Courier New"/>
                <w:color w:val="C53030"/>
                <w:sz w:val="18"/>
              </w:rPr>
              <w:t>count</w:t>
            </w:r>
          </w:p>
        </w:tc>
        <w:tc>
          <w:tcPr>
            <w:tcW w:w="4320" w:type="dxa"/>
          </w:tcPr>
          <w:p w14:paraId="5D678E2D" w14:textId="77777777" w:rsidR="009F57AD" w:rsidRDefault="00000000">
            <w:r>
              <w:rPr>
                <w:sz w:val="18"/>
              </w:rPr>
              <w:t>AMGbeforeCount, AMGsensorCount …</w:t>
            </w:r>
          </w:p>
        </w:tc>
      </w:tr>
    </w:tbl>
    <w:p w14:paraId="187BDB5E" w14:textId="77777777" w:rsidR="009F57AD" w:rsidRDefault="009F57AD"/>
    <w:p w14:paraId="629B6369" w14:textId="77777777" w:rsidR="009F57AD" w:rsidRDefault="00000000">
      <w:pPr>
        <w:pBdr>
          <w:left w:val="single" w:sz="12" w:space="4" w:color="3182CE"/>
        </w:pBdr>
        <w:spacing w:before="80" w:after="80"/>
        <w:ind w:left="504"/>
      </w:pPr>
      <w:r>
        <w:rPr>
          <w:i/>
          <w:color w:val="4A5568"/>
        </w:rPr>
        <w:t>If no layers match your search term, the panel displays a "No shapefiles match …" message.</w:t>
      </w:r>
    </w:p>
    <w:p w14:paraId="7E41B12C" w14:textId="77777777" w:rsidR="009F57AD" w:rsidRDefault="00000000">
      <w:pPr>
        <w:pStyle w:val="Heading2"/>
        <w:spacing w:before="240"/>
      </w:pPr>
      <w:r>
        <w:t>7.7 Renaming a Shapefile</w:t>
      </w:r>
    </w:p>
    <w:p w14:paraId="3936D2C1" w14:textId="77777777" w:rsidR="009F57AD" w:rsidRDefault="00000000">
      <w:r>
        <w:t>You can give any shapefile a custom display name to make it easier to identify within your team's workflow. The rename only affects how the layer appears in the PSAT dashboard — the underlying file on disk is not moved or changed.</w:t>
      </w:r>
    </w:p>
    <w:p w14:paraId="07401401" w14:textId="77777777" w:rsidR="009F57AD" w:rsidRDefault="00000000">
      <w:r>
        <w:rPr>
          <w:b/>
        </w:rPr>
        <w:t>Steps:</w:t>
      </w:r>
    </w:p>
    <w:p w14:paraId="404C0E54" w14:textId="77777777" w:rsidR="009F57AD" w:rsidRDefault="00000000">
      <w:pPr>
        <w:pStyle w:val="ListNumber"/>
      </w:pPr>
      <w:r>
        <w:lastRenderedPageBreak/>
        <w:t xml:space="preserve">Open the </w:t>
      </w:r>
      <w:r>
        <w:rPr>
          <w:b/>
        </w:rPr>
        <w:t>GIS Layers</w:t>
      </w:r>
      <w:r>
        <w:t xml:space="preserve"> page from the sidebar</w:t>
      </w:r>
    </w:p>
    <w:p w14:paraId="40CE8D8C" w14:textId="77777777" w:rsidR="009F57AD" w:rsidRDefault="00000000">
      <w:pPr>
        <w:pStyle w:val="ListNumber"/>
      </w:pPr>
      <w:r>
        <w:t>Locate the shapefile you want to rename (use the filter box if needed)</w:t>
      </w:r>
    </w:p>
    <w:p w14:paraId="4F191651" w14:textId="77777777" w:rsidR="009F57AD" w:rsidRDefault="00000000">
      <w:pPr>
        <w:pStyle w:val="ListNumber"/>
      </w:pPr>
      <w:r>
        <w:t xml:space="preserve">Click the </w:t>
      </w:r>
      <w:r>
        <w:rPr>
          <w:b/>
        </w:rPr>
        <w:t>Edit</w:t>
      </w:r>
      <w:r>
        <w:t xml:space="preserve"> button on the right side of the layer row</w:t>
      </w:r>
    </w:p>
    <w:p w14:paraId="1079EED4" w14:textId="77777777" w:rsidR="009F57AD" w:rsidRDefault="00000000">
      <w:pPr>
        <w:pStyle w:val="ListNumber"/>
      </w:pPr>
      <w:r>
        <w:t>The layer name becomes an editable text field — type your new name</w:t>
      </w:r>
    </w:p>
    <w:p w14:paraId="30CC06D8" w14:textId="77777777" w:rsidR="009F57AD" w:rsidRDefault="00000000">
      <w:pPr>
        <w:pStyle w:val="ListNumber"/>
      </w:pPr>
      <w:r>
        <w:t xml:space="preserve">Press </w:t>
      </w:r>
      <w:r>
        <w:rPr>
          <w:b/>
        </w:rPr>
        <w:t>Enter</w:t>
      </w:r>
      <w:r>
        <w:t xml:space="preserve"> or click the </w:t>
      </w:r>
      <w:r>
        <w:rPr>
          <w:b/>
        </w:rPr>
        <w:t>save (✓)</w:t>
      </w:r>
      <w:r>
        <w:t xml:space="preserve"> button to confirm</w:t>
      </w:r>
    </w:p>
    <w:p w14:paraId="1E2F5F6B" w14:textId="77777777" w:rsidR="009F57AD" w:rsidRDefault="00000000">
      <w:pPr>
        <w:pStyle w:val="ListNumber"/>
      </w:pPr>
      <w:r>
        <w:t xml:space="preserve">Press </w:t>
      </w:r>
      <w:r>
        <w:rPr>
          <w:b/>
        </w:rPr>
        <w:t>Escape</w:t>
      </w:r>
      <w:r>
        <w:t xml:space="preserve"> or click the </w:t>
      </w:r>
      <w:r>
        <w:rPr>
          <w:b/>
        </w:rPr>
        <w:t>cancel (✕)</w:t>
      </w:r>
      <w:r>
        <w:t xml:space="preserve"> button to discard the change</w:t>
      </w:r>
    </w:p>
    <w:p w14:paraId="1A6C4246" w14:textId="77777777" w:rsidR="009F57AD" w:rsidRDefault="00000000">
      <w:pPr>
        <w:pBdr>
          <w:left w:val="single" w:sz="12" w:space="4" w:color="3182CE"/>
        </w:pBdr>
        <w:spacing w:before="80" w:after="80"/>
        <w:ind w:left="504"/>
      </w:pPr>
      <w:r>
        <w:rPr>
          <w:i/>
          <w:color w:val="4A5568"/>
        </w:rPr>
        <w:t>Renamed layers retain all their original metadata, required columns, geometry, and category. Only the display name is updated.</w:t>
      </w:r>
    </w:p>
    <w:p w14:paraId="463725F6" w14:textId="77777777" w:rsidR="009F57AD" w:rsidRDefault="00000000">
      <w:pPr>
        <w:pStyle w:val="Heading2"/>
        <w:spacing w:before="240"/>
      </w:pPr>
      <w:r>
        <w:t>7.8 Reverting a Shapefile to Its Original Name</w:t>
      </w:r>
    </w:p>
    <w:p w14:paraId="4CB8207D" w14:textId="77777777" w:rsidR="009F57AD" w:rsidRDefault="00000000">
      <w:r>
        <w:t xml:space="preserve">If a layer has been renamed and you want to restore its original filename as the display name, use the </w:t>
      </w:r>
      <w:r>
        <w:rPr>
          <w:b/>
        </w:rPr>
        <w:t>Revert</w:t>
      </w:r>
      <w:r>
        <w:t xml:space="preserve"> option.</w:t>
      </w:r>
    </w:p>
    <w:p w14:paraId="4EC3383F" w14:textId="77777777" w:rsidR="009F57AD" w:rsidRDefault="00000000">
      <w:r>
        <w:rPr>
          <w:b/>
        </w:rPr>
        <w:t>Steps:</w:t>
      </w:r>
    </w:p>
    <w:p w14:paraId="3251A4C0" w14:textId="77777777" w:rsidR="009F57AD" w:rsidRDefault="00000000">
      <w:pPr>
        <w:pStyle w:val="ListNumber"/>
      </w:pPr>
      <w:r>
        <w:t xml:space="preserve">Open the </w:t>
      </w:r>
      <w:r>
        <w:rPr>
          <w:b/>
        </w:rPr>
        <w:t>GIS Layers</w:t>
      </w:r>
      <w:r>
        <w:t xml:space="preserve"> page from the sidebar</w:t>
      </w:r>
    </w:p>
    <w:p w14:paraId="012A27C1" w14:textId="77777777" w:rsidR="009F57AD" w:rsidRDefault="00000000">
      <w:pPr>
        <w:pStyle w:val="ListNumber"/>
      </w:pPr>
      <w:r>
        <w:t xml:space="preserve">Locate the renamed shapefile (a </w:t>
      </w:r>
      <w:r>
        <w:rPr>
          <w:b/>
        </w:rPr>
        <w:t>Revert</w:t>
      </w:r>
      <w:r>
        <w:t xml:space="preserve"> button will be visible next to </w:t>
      </w:r>
      <w:r>
        <w:rPr>
          <w:b/>
        </w:rPr>
        <w:t>Edit</w:t>
      </w:r>
      <w:r>
        <w:t>)</w:t>
      </w:r>
    </w:p>
    <w:p w14:paraId="4943CDF6" w14:textId="77777777" w:rsidR="009F57AD" w:rsidRDefault="00000000">
      <w:pPr>
        <w:pStyle w:val="ListNumber"/>
      </w:pPr>
      <w:r>
        <w:t xml:space="preserve">Click </w:t>
      </w:r>
      <w:r>
        <w:rPr>
          <w:b/>
        </w:rPr>
        <w:t>Revert</w:t>
      </w:r>
    </w:p>
    <w:p w14:paraId="49412EB5" w14:textId="77777777" w:rsidR="009F57AD" w:rsidRDefault="00000000">
      <w:pPr>
        <w:pStyle w:val="ListNumber"/>
      </w:pPr>
      <w:r>
        <w:t>Confirm the action — the display name immediately reverts to the layer's original filename</w:t>
      </w:r>
    </w:p>
    <w:p w14:paraId="64A9C0F9" w14:textId="77777777" w:rsidR="009F57AD" w:rsidRDefault="00000000">
      <w:pPr>
        <w:pBdr>
          <w:left w:val="single" w:sz="12" w:space="4" w:color="3182CE"/>
        </w:pBdr>
        <w:spacing w:before="80" w:after="80"/>
        <w:ind w:left="504"/>
      </w:pPr>
      <w:r>
        <w:rPr>
          <w:i/>
          <w:color w:val="4A5568"/>
        </w:rPr>
        <w:t>The **Revert** button only appears on layers that have been given a custom name. Layers still showing their original name will not have this option.</w:t>
      </w:r>
    </w:p>
    <w:p w14:paraId="5F5D0DE3" w14:textId="77777777" w:rsidR="009F57AD" w:rsidRDefault="00000000">
      <w:r>
        <w:br w:type="page"/>
      </w:r>
    </w:p>
    <w:sectPr w:rsidR="009F57A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uay Ping KOH (LTA)" w:date="2026-06-23T14:47:00Z" w:initials="PK">
    <w:p w14:paraId="78D42164" w14:textId="77777777" w:rsidR="00D55EE0" w:rsidRDefault="00D55EE0" w:rsidP="00D55EE0">
      <w:pPr>
        <w:pStyle w:val="CommentText"/>
      </w:pPr>
      <w:r>
        <w:rPr>
          <w:rStyle w:val="CommentReference"/>
        </w:rPr>
        <w:annotationRef/>
      </w:r>
      <w:r>
        <w:rPr>
          <w:lang w:val="en-SG"/>
        </w:rPr>
        <w:t>There should be a section on “How to install PSAT?” Please put in as a placeholder, until Alaster/XH has completed this part to package the installation folder.</w:t>
      </w:r>
    </w:p>
  </w:comment>
  <w:comment w:id="2" w:author="Puay Ping KOH (LTA)" w:date="2026-06-23T14:47:00Z" w:initials="PK">
    <w:p w14:paraId="055B769C" w14:textId="77777777" w:rsidR="00D55EE0" w:rsidRDefault="00D55EE0" w:rsidP="00D55EE0">
      <w:pPr>
        <w:pStyle w:val="CommentText"/>
      </w:pPr>
      <w:r>
        <w:rPr>
          <w:rStyle w:val="CommentReference"/>
        </w:rPr>
        <w:annotationRef/>
      </w:r>
      <w:r>
        <w:rPr>
          <w:lang w:val="en-SG"/>
        </w:rPr>
        <w:t>It should house what are basic things in the folder: GIS layers, latest 1Q26 images and run.PSAT, etc.</w:t>
      </w:r>
    </w:p>
  </w:comment>
  <w:comment w:id="3" w:author="Puay Ping KOH (LTA)" w:date="2026-06-23T14:36:00Z" w:initials="PK">
    <w:p w14:paraId="16C1B73C" w14:textId="77777777" w:rsidR="001A26BF" w:rsidRDefault="001A26BF" w:rsidP="001A26BF">
      <w:pPr>
        <w:pStyle w:val="CommentText"/>
      </w:pPr>
      <w:r>
        <w:rPr>
          <w:rStyle w:val="CommentReference"/>
        </w:rPr>
        <w:annotationRef/>
      </w:r>
      <w:r>
        <w:rPr>
          <w:lang w:val="en-SG"/>
        </w:rPr>
        <w:t>Alaster is changing the Manage Profile section to Forgotten pin section. Please change after it is being done.</w:t>
      </w:r>
    </w:p>
  </w:comment>
  <w:comment w:id="4" w:author="Puay Ping KOH (LTA)" w:date="2026-06-23T15:36:00Z" w:initials="PK">
    <w:p w14:paraId="70CA8C16" w14:textId="77777777" w:rsidR="004C4586" w:rsidRDefault="004C4586" w:rsidP="004C4586">
      <w:pPr>
        <w:pStyle w:val="CommentText"/>
      </w:pPr>
      <w:r>
        <w:rPr>
          <w:rStyle w:val="CommentReference"/>
        </w:rPr>
        <w:annotationRef/>
      </w:r>
      <w:r>
        <w:rPr>
          <w:lang w:val="en-SG"/>
        </w:rPr>
        <w:t>Can you add the part on import folder, there are a whole lot in it, tell user where to get the images, and how the images are auto name to the project folder name and also the quarter based on the image date</w:t>
      </w:r>
    </w:p>
  </w:comment>
  <w:comment w:id="6" w:author="Puay Ping KOH (LTA)" w:date="2026-06-23T15:47:00Z" w:initials="PK">
    <w:p w14:paraId="277A327F" w14:textId="77777777" w:rsidR="004E1A7F" w:rsidRDefault="004E1A7F" w:rsidP="004E1A7F">
      <w:pPr>
        <w:pStyle w:val="CommentText"/>
      </w:pPr>
      <w:r>
        <w:rPr>
          <w:rStyle w:val="CommentReference"/>
        </w:rPr>
        <w:annotationRef/>
      </w:r>
      <w:r>
        <w:rPr>
          <w:lang w:val="en-SG"/>
        </w:rPr>
        <w:t>Duplicated info</w:t>
      </w:r>
    </w:p>
  </w:comment>
  <w:comment w:id="54" w:author="Puay Ping KOH (LTA)" w:date="2026-06-25T09:57:00Z" w:initials="PK">
    <w:p w14:paraId="1832C53C" w14:textId="77777777" w:rsidR="00341631" w:rsidRDefault="00341631" w:rsidP="00341631">
      <w:pPr>
        <w:pStyle w:val="CommentText"/>
      </w:pPr>
      <w:r>
        <w:rPr>
          <w:rStyle w:val="CommentReference"/>
        </w:rPr>
        <w:annotationRef/>
      </w:r>
      <w:r>
        <w:rPr>
          <w:lang w:val="en-SG"/>
        </w:rPr>
        <w:t>Coding Guide, CycleRAP reference and hover tips should be shifted before 2.1.</w:t>
      </w:r>
    </w:p>
  </w:comment>
  <w:comment w:id="55" w:author="Puay Ping KOH (LTA)" w:date="2026-06-23T16:29:00Z" w:initials="PK">
    <w:p w14:paraId="32E2DE99" w14:textId="77777777" w:rsidR="0000128C" w:rsidRDefault="0000128C" w:rsidP="0000128C">
      <w:pPr>
        <w:pStyle w:val="CommentText"/>
      </w:pPr>
      <w:r>
        <w:rPr>
          <w:rStyle w:val="CommentReference"/>
        </w:rPr>
        <w:annotationRef/>
      </w:r>
      <w:r>
        <w:rPr>
          <w:lang w:val="en-SG"/>
        </w:rPr>
        <w:t>Can you add a section to talk about the 5 group tabs? Facility configuration, facility clear width, etc.</w:t>
      </w:r>
    </w:p>
  </w:comment>
  <w:comment w:id="57" w:author="Puay Ping KOH (LTA)" w:date="2026-06-23T17:47:00Z" w:initials="PK">
    <w:p w14:paraId="487F2736" w14:textId="77777777" w:rsidR="00BA1DB1" w:rsidRDefault="00BA1DB1" w:rsidP="00BA1DB1">
      <w:pPr>
        <w:pStyle w:val="CommentText"/>
      </w:pPr>
      <w:r>
        <w:rPr>
          <w:rStyle w:val="CommentReference"/>
        </w:rPr>
        <w:annotationRef/>
      </w:r>
      <w:r>
        <w:rPr>
          <w:lang w:val="en-SG"/>
        </w:rPr>
        <w:t xml:space="preserve">Just discuss with XH, he will change to this. </w:t>
      </w:r>
    </w:p>
  </w:comment>
  <w:comment w:id="63" w:author="Puay Ping KOH (LTA)" w:date="2026-06-23T17:24:00Z" w:initials="PK">
    <w:p w14:paraId="168022E4" w14:textId="77777777" w:rsidR="00304A21" w:rsidRDefault="00304A21" w:rsidP="00304A21">
      <w:pPr>
        <w:pStyle w:val="CommentText"/>
      </w:pPr>
      <w:r>
        <w:rPr>
          <w:rStyle w:val="CommentReference"/>
        </w:rPr>
        <w:annotationRef/>
      </w:r>
      <w:r>
        <w:rPr>
          <w:lang w:val="en-SG"/>
        </w:rPr>
        <w:t>If default for facility type is multi use path, then delineation should be by default present?</w:t>
      </w:r>
    </w:p>
  </w:comment>
  <w:comment w:id="64" w:author="Puay Ping KOH (LTA)" w:date="2026-06-23T17:49:00Z" w:initials="PK">
    <w:p w14:paraId="62776B9C" w14:textId="77777777" w:rsidR="00370104" w:rsidRDefault="00370104" w:rsidP="00370104">
      <w:pPr>
        <w:pStyle w:val="CommentText"/>
      </w:pPr>
      <w:r>
        <w:rPr>
          <w:rStyle w:val="CommentReference"/>
        </w:rPr>
        <w:annotationRef/>
      </w:r>
      <w:r>
        <w:rPr>
          <w:lang w:val="en-SG"/>
        </w:rPr>
        <w:t>Discussed with XH, default should be Facility Type=Sidewalk; Delineation = Not Present</w:t>
      </w:r>
    </w:p>
  </w:comment>
  <w:comment w:id="75" w:author="Puay Ping KOH (LTA)" w:date="2026-06-23T17:33:00Z" w:initials="PK">
    <w:p w14:paraId="7CC7063C" w14:textId="77777777" w:rsidR="00F54BEF" w:rsidRDefault="00F54BEF" w:rsidP="00F54BEF">
      <w:pPr>
        <w:pStyle w:val="CommentText"/>
      </w:pPr>
      <w:r>
        <w:rPr>
          <w:rStyle w:val="CommentReference"/>
        </w:rPr>
        <w:annotationRef/>
      </w:r>
      <w:r>
        <w:rPr>
          <w:lang w:val="en-SG"/>
        </w:rPr>
        <w:t>Not necessary 100% true</w:t>
      </w:r>
    </w:p>
  </w:comment>
  <w:comment w:id="77" w:author="Puay Ping KOH (LTA)" w:date="2026-06-23T17:32:00Z" w:initials="PK">
    <w:p w14:paraId="684BCEB8" w14:textId="77777777" w:rsidR="00F54BEF" w:rsidRDefault="00F54BEF" w:rsidP="00F54BEF">
      <w:pPr>
        <w:pStyle w:val="CommentText"/>
      </w:pPr>
      <w:r>
        <w:rPr>
          <w:rStyle w:val="CommentReference"/>
        </w:rPr>
        <w:annotationRef/>
      </w:r>
      <w:r>
        <w:rPr>
          <w:lang w:val="en-SG"/>
        </w:rPr>
        <w:t>Don’t understand what do you mean by this.</w:t>
      </w:r>
    </w:p>
  </w:comment>
  <w:comment w:id="102" w:author="Puay Ping KOH (LTA)" w:date="2026-06-23T17:54:00Z" w:initials="PK">
    <w:p w14:paraId="3CBFEAC1" w14:textId="77777777" w:rsidR="00370104" w:rsidRDefault="00370104" w:rsidP="00370104">
      <w:pPr>
        <w:pStyle w:val="CommentText"/>
      </w:pPr>
      <w:r>
        <w:rPr>
          <w:rStyle w:val="CommentReference"/>
        </w:rPr>
        <w:annotationRef/>
      </w:r>
      <w:r>
        <w:rPr>
          <w:lang w:val="en-SG"/>
        </w:rPr>
        <w:t>What is “Label 9?”</w:t>
      </w:r>
    </w:p>
  </w:comment>
  <w:comment w:id="103" w:author="Puay Ping KOH (LTA)" w:date="2026-06-23T17:56:00Z" w:initials="PK">
    <w:p w14:paraId="76F0AF07" w14:textId="77777777" w:rsidR="00370104" w:rsidRDefault="00370104" w:rsidP="00370104">
      <w:pPr>
        <w:pStyle w:val="CommentText"/>
      </w:pPr>
      <w:r>
        <w:rPr>
          <w:rStyle w:val="CommentReference"/>
        </w:rPr>
        <w:annotationRef/>
      </w:r>
      <w:r>
        <w:rPr>
          <w:lang w:val="en-SG"/>
        </w:rPr>
        <w:t>Still missing grade, curvature</w:t>
      </w:r>
    </w:p>
  </w:comment>
  <w:comment w:id="104" w:author="Puay Ping KOH (LTA)" w:date="2026-06-25T07:37:00Z" w:initials="PK">
    <w:p w14:paraId="4E2CF335" w14:textId="77777777" w:rsidR="005E1585" w:rsidRDefault="00D644DE" w:rsidP="005E1585">
      <w:pPr>
        <w:pStyle w:val="CommentText"/>
      </w:pPr>
      <w:r>
        <w:rPr>
          <w:rStyle w:val="CommentReference"/>
        </w:rPr>
        <w:annotationRef/>
      </w:r>
      <w:r w:rsidR="005E1585">
        <w:rPr>
          <w:lang w:val="en-SG"/>
        </w:rPr>
        <w:t>Should be the centreline for footpath, shared path and cycling path?</w:t>
      </w:r>
    </w:p>
  </w:comment>
  <w:comment w:id="105" w:author="Puay Ping KOH (LTA)" w:date="2026-06-25T07:52:00Z" w:initials="PK">
    <w:p w14:paraId="2F829263" w14:textId="77777777" w:rsidR="005E1585" w:rsidRDefault="00F2281D" w:rsidP="005E1585">
      <w:pPr>
        <w:pStyle w:val="CommentText"/>
      </w:pPr>
      <w:r>
        <w:rPr>
          <w:rStyle w:val="CommentReference"/>
        </w:rPr>
        <w:annotationRef/>
      </w:r>
      <w:r w:rsidR="005E1585">
        <w:rPr>
          <w:lang w:val="en-SG"/>
        </w:rPr>
        <w:t>Loose/slippery surface: Pathwatcher layer - algae missing</w:t>
      </w:r>
    </w:p>
  </w:comment>
  <w:comment w:id="106" w:author="Puay Ping KOH (LTA)" w:date="2026-06-25T08:44:00Z" w:initials="PK">
    <w:p w14:paraId="57A3DDF2" w14:textId="77777777" w:rsidR="005E1585" w:rsidRDefault="005E1585" w:rsidP="005E1585">
      <w:pPr>
        <w:pStyle w:val="CommentText"/>
      </w:pPr>
      <w:r>
        <w:rPr>
          <w:rStyle w:val="CommentReference"/>
        </w:rPr>
        <w:annotationRef/>
      </w:r>
      <w:r>
        <w:rPr>
          <w:lang w:val="en-SG"/>
        </w:rPr>
        <w:t>AADT missing</w:t>
      </w:r>
    </w:p>
  </w:comment>
  <w:comment w:id="107" w:author="Puay Ping KOH (LTA)" w:date="2026-06-25T07:56:00Z" w:initials="PK">
    <w:p w14:paraId="6F41C512" w14:textId="3B95E543" w:rsidR="00E63AA9" w:rsidRDefault="00E63AA9" w:rsidP="00E63AA9">
      <w:pPr>
        <w:pStyle w:val="CommentText"/>
      </w:pPr>
      <w:r>
        <w:rPr>
          <w:rStyle w:val="CommentReference"/>
        </w:rPr>
        <w:annotationRef/>
      </w:r>
      <w:r>
        <w:rPr>
          <w:lang w:val="en-SG"/>
        </w:rPr>
        <w:t>In the GIS layer tab in PSAT, it shows Link Ful, Node Ful</w:t>
      </w:r>
    </w:p>
  </w:comment>
  <w:comment w:id="138" w:author="Puay Ping KOH (LTA)" w:date="2026-06-25T09:17:00Z" w:initials="PK">
    <w:p w14:paraId="4EBC831F" w14:textId="77777777" w:rsidR="0043288F" w:rsidRDefault="0043288F" w:rsidP="0043288F">
      <w:pPr>
        <w:pStyle w:val="CommentText"/>
      </w:pPr>
      <w:r>
        <w:rPr>
          <w:rStyle w:val="CommentReference"/>
        </w:rPr>
        <w:annotationRef/>
      </w:r>
      <w:r>
        <w:rPr>
          <w:lang w:val="en-SG"/>
        </w:rPr>
        <w:t>Where is this sigmund curve?</w:t>
      </w:r>
    </w:p>
  </w:comment>
  <w:comment w:id="155" w:author="Puay Ping KOH (LTA)" w:date="2026-06-25T09:24:00Z" w:initials="PK">
    <w:p w14:paraId="7AC00EBB" w14:textId="77777777" w:rsidR="001105AD" w:rsidRDefault="001105AD" w:rsidP="001105AD">
      <w:pPr>
        <w:pStyle w:val="CommentText"/>
      </w:pPr>
      <w:r>
        <w:rPr>
          <w:rStyle w:val="CommentReference"/>
        </w:rPr>
        <w:annotationRef/>
      </w:r>
      <w:r>
        <w:rPr>
          <w:lang w:val="en-SG"/>
        </w:rPr>
        <w:t>Please check if this is still applicable</w:t>
      </w:r>
    </w:p>
  </w:comment>
  <w:comment w:id="170" w:author="Puay Ping KOH (LTA)" w:date="2026-06-25T09:48:00Z" w:initials="PK">
    <w:p w14:paraId="500BFED0" w14:textId="77777777" w:rsidR="007078DB" w:rsidRDefault="007078DB" w:rsidP="007078DB">
      <w:pPr>
        <w:pStyle w:val="CommentText"/>
      </w:pPr>
      <w:r>
        <w:rPr>
          <w:rStyle w:val="CommentReference"/>
        </w:rPr>
        <w:annotationRef/>
      </w:r>
      <w:r>
        <w:rPr>
          <w:lang w:val="en-SG"/>
        </w:rPr>
        <w:t>This should be moved later to the Analysis part</w:t>
      </w:r>
    </w:p>
  </w:comment>
  <w:comment w:id="173" w:author="Puay Ping KOH (LTA)" w:date="2026-06-25T09:54:00Z" w:initials="PK">
    <w:p w14:paraId="5ECD1C35" w14:textId="77777777" w:rsidR="00341631" w:rsidRDefault="00341631" w:rsidP="00341631">
      <w:pPr>
        <w:pStyle w:val="CommentText"/>
      </w:pPr>
      <w:r>
        <w:rPr>
          <w:rStyle w:val="CommentReference"/>
        </w:rPr>
        <w:annotationRef/>
      </w:r>
      <w:r>
        <w:rPr>
          <w:lang w:val="en-SG"/>
        </w:rPr>
        <w:t>There should be a section on Coding Guide before this section</w:t>
      </w:r>
    </w:p>
  </w:comment>
  <w:comment w:id="202" w:author="Puay Ping KOH (LTA)" w:date="2026-06-25T09:58:00Z" w:initials="PK">
    <w:p w14:paraId="77E33169" w14:textId="77777777" w:rsidR="00341631" w:rsidRDefault="00341631" w:rsidP="00341631">
      <w:pPr>
        <w:pStyle w:val="CommentText"/>
      </w:pPr>
      <w:r>
        <w:rPr>
          <w:rStyle w:val="CommentReference"/>
        </w:rPr>
        <w:annotationRef/>
      </w:r>
      <w:r>
        <w:rPr>
          <w:lang w:val="en-SG"/>
        </w:rPr>
        <w:t>This section should come right after Manual edit</w:t>
      </w:r>
    </w:p>
  </w:comment>
  <w:comment w:id="231" w:author="Puay Ping KOH (LTA)" w:date="2026-06-25T10:02:00Z" w:initials="PK">
    <w:p w14:paraId="4774E313" w14:textId="77777777" w:rsidR="00341631" w:rsidRDefault="00341631" w:rsidP="00341631">
      <w:pPr>
        <w:pStyle w:val="CommentText"/>
      </w:pPr>
      <w:r>
        <w:rPr>
          <w:rStyle w:val="CommentReference"/>
        </w:rPr>
        <w:annotationRef/>
      </w:r>
      <w:r>
        <w:rPr>
          <w:lang w:val="en-SG"/>
        </w:rPr>
        <w:t>This section is redundant, pls remove</w:t>
      </w:r>
    </w:p>
  </w:comment>
  <w:comment w:id="232" w:author="Puay Ping KOH (LTA)" w:date="2026-06-25T10:03:00Z" w:initials="PK">
    <w:p w14:paraId="63DA3B4D" w14:textId="77777777" w:rsidR="000F0BC5" w:rsidRDefault="000F0BC5" w:rsidP="000F0BC5">
      <w:pPr>
        <w:pStyle w:val="CommentText"/>
      </w:pPr>
      <w:r>
        <w:rPr>
          <w:rStyle w:val="CommentReference"/>
        </w:rPr>
        <w:annotationRef/>
      </w:r>
      <w:r>
        <w:rPr>
          <w:lang w:val="en-SG"/>
        </w:rPr>
        <w:t>Merge this info with section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D42164" w15:done="0"/>
  <w15:commentEx w15:paraId="055B769C" w15:paraIdParent="78D42164" w15:done="0"/>
  <w15:commentEx w15:paraId="16C1B73C" w15:done="0"/>
  <w15:commentEx w15:paraId="70CA8C16" w15:done="0"/>
  <w15:commentEx w15:paraId="277A327F" w15:done="0"/>
  <w15:commentEx w15:paraId="1832C53C" w15:done="0"/>
  <w15:commentEx w15:paraId="32E2DE99" w15:done="0"/>
  <w15:commentEx w15:paraId="487F2736" w15:done="0"/>
  <w15:commentEx w15:paraId="168022E4" w15:done="0"/>
  <w15:commentEx w15:paraId="62776B9C" w15:paraIdParent="168022E4" w15:done="0"/>
  <w15:commentEx w15:paraId="7CC7063C" w15:done="0"/>
  <w15:commentEx w15:paraId="684BCEB8" w15:done="0"/>
  <w15:commentEx w15:paraId="3CBFEAC1" w15:done="0"/>
  <w15:commentEx w15:paraId="76F0AF07" w15:done="0"/>
  <w15:commentEx w15:paraId="4E2CF335" w15:done="0"/>
  <w15:commentEx w15:paraId="2F829263" w15:paraIdParent="4E2CF335" w15:done="0"/>
  <w15:commentEx w15:paraId="57A3DDF2" w15:paraIdParent="4E2CF335" w15:done="0"/>
  <w15:commentEx w15:paraId="6F41C512" w15:done="0"/>
  <w15:commentEx w15:paraId="4EBC831F" w15:done="0"/>
  <w15:commentEx w15:paraId="7AC00EBB" w15:done="0"/>
  <w15:commentEx w15:paraId="500BFED0" w15:done="0"/>
  <w15:commentEx w15:paraId="5ECD1C35" w15:done="0"/>
  <w15:commentEx w15:paraId="77E33169" w15:done="0"/>
  <w15:commentEx w15:paraId="4774E313" w15:done="0"/>
  <w15:commentEx w15:paraId="63DA3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D497F6" w16cex:dateUtc="2026-06-23T06:47:00Z"/>
  <w16cex:commentExtensible w16cex:durableId="31A4807F" w16cex:dateUtc="2026-06-23T06:47:00Z"/>
  <w16cex:commentExtensible w16cex:durableId="03907740" w16cex:dateUtc="2026-06-23T06:36:00Z"/>
  <w16cex:commentExtensible w16cex:durableId="7EC22523" w16cex:dateUtc="2026-06-23T07:36:00Z"/>
  <w16cex:commentExtensible w16cex:durableId="40AE58AB" w16cex:dateUtc="2026-06-23T07:47:00Z"/>
  <w16cex:commentExtensible w16cex:durableId="3B4CA477" w16cex:dateUtc="2026-06-25T01:57:00Z"/>
  <w16cex:commentExtensible w16cex:durableId="472D5141" w16cex:dateUtc="2026-06-23T08:29:00Z"/>
  <w16cex:commentExtensible w16cex:durableId="17E210C7" w16cex:dateUtc="2026-06-23T09:47:00Z"/>
  <w16cex:commentExtensible w16cex:durableId="0787A362" w16cex:dateUtc="2026-06-23T09:24:00Z"/>
  <w16cex:commentExtensible w16cex:durableId="4DC670A0" w16cex:dateUtc="2026-06-23T09:49:00Z"/>
  <w16cex:commentExtensible w16cex:durableId="1332589F" w16cex:dateUtc="2026-06-23T09:33:00Z"/>
  <w16cex:commentExtensible w16cex:durableId="13900993" w16cex:dateUtc="2026-06-23T09:32:00Z"/>
  <w16cex:commentExtensible w16cex:durableId="231E5335" w16cex:dateUtc="2026-06-23T09:54:00Z"/>
  <w16cex:commentExtensible w16cex:durableId="0D86525C" w16cex:dateUtc="2026-06-23T09:56:00Z"/>
  <w16cex:commentExtensible w16cex:durableId="3A68185E" w16cex:dateUtc="2026-06-24T23:37:00Z"/>
  <w16cex:commentExtensible w16cex:durableId="2E0F05BC" w16cex:dateUtc="2026-06-24T23:52:00Z"/>
  <w16cex:commentExtensible w16cex:durableId="421DF566" w16cex:dateUtc="2026-06-25T00:44:00Z"/>
  <w16cex:commentExtensible w16cex:durableId="33921965" w16cex:dateUtc="2026-06-24T23:56:00Z"/>
  <w16cex:commentExtensible w16cex:durableId="122EE00B" w16cex:dateUtc="2026-06-25T01:17:00Z"/>
  <w16cex:commentExtensible w16cex:durableId="115CC8C5" w16cex:dateUtc="2026-06-25T01:24:00Z"/>
  <w16cex:commentExtensible w16cex:durableId="28A1718F" w16cex:dateUtc="2026-06-25T01:48:00Z"/>
  <w16cex:commentExtensible w16cex:durableId="69BBC690" w16cex:dateUtc="2026-06-25T01:54:00Z"/>
  <w16cex:commentExtensible w16cex:durableId="6C6E5AC9" w16cex:dateUtc="2026-06-25T01:58:00Z"/>
  <w16cex:commentExtensible w16cex:durableId="71A3ABF9" w16cex:dateUtc="2026-06-25T02:02:00Z"/>
  <w16cex:commentExtensible w16cex:durableId="4BD2153C" w16cex:dateUtc="2026-06-25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D42164" w16cid:durableId="6FD497F6"/>
  <w16cid:commentId w16cid:paraId="055B769C" w16cid:durableId="31A4807F"/>
  <w16cid:commentId w16cid:paraId="16C1B73C" w16cid:durableId="03907740"/>
  <w16cid:commentId w16cid:paraId="70CA8C16" w16cid:durableId="7EC22523"/>
  <w16cid:commentId w16cid:paraId="277A327F" w16cid:durableId="40AE58AB"/>
  <w16cid:commentId w16cid:paraId="1832C53C" w16cid:durableId="3B4CA477"/>
  <w16cid:commentId w16cid:paraId="32E2DE99" w16cid:durableId="472D5141"/>
  <w16cid:commentId w16cid:paraId="487F2736" w16cid:durableId="17E210C7"/>
  <w16cid:commentId w16cid:paraId="168022E4" w16cid:durableId="0787A362"/>
  <w16cid:commentId w16cid:paraId="62776B9C" w16cid:durableId="4DC670A0"/>
  <w16cid:commentId w16cid:paraId="7CC7063C" w16cid:durableId="1332589F"/>
  <w16cid:commentId w16cid:paraId="684BCEB8" w16cid:durableId="13900993"/>
  <w16cid:commentId w16cid:paraId="3CBFEAC1" w16cid:durableId="231E5335"/>
  <w16cid:commentId w16cid:paraId="76F0AF07" w16cid:durableId="0D86525C"/>
  <w16cid:commentId w16cid:paraId="4E2CF335" w16cid:durableId="3A68185E"/>
  <w16cid:commentId w16cid:paraId="2F829263" w16cid:durableId="2E0F05BC"/>
  <w16cid:commentId w16cid:paraId="57A3DDF2" w16cid:durableId="421DF566"/>
  <w16cid:commentId w16cid:paraId="6F41C512" w16cid:durableId="33921965"/>
  <w16cid:commentId w16cid:paraId="4EBC831F" w16cid:durableId="122EE00B"/>
  <w16cid:commentId w16cid:paraId="7AC00EBB" w16cid:durableId="115CC8C5"/>
  <w16cid:commentId w16cid:paraId="500BFED0" w16cid:durableId="28A1718F"/>
  <w16cid:commentId w16cid:paraId="5ECD1C35" w16cid:durableId="69BBC690"/>
  <w16cid:commentId w16cid:paraId="77E33169" w16cid:durableId="6C6E5AC9"/>
  <w16cid:commentId w16cid:paraId="4774E313" w16cid:durableId="71A3ABF9"/>
  <w16cid:commentId w16cid:paraId="63DA3B4D" w16cid:durableId="4BD215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20542">
    <w:abstractNumId w:val="8"/>
  </w:num>
  <w:num w:numId="2" w16cid:durableId="470945364">
    <w:abstractNumId w:val="6"/>
  </w:num>
  <w:num w:numId="3" w16cid:durableId="1135609379">
    <w:abstractNumId w:val="5"/>
  </w:num>
  <w:num w:numId="4" w16cid:durableId="42949906">
    <w:abstractNumId w:val="4"/>
  </w:num>
  <w:num w:numId="5" w16cid:durableId="1411731607">
    <w:abstractNumId w:val="7"/>
  </w:num>
  <w:num w:numId="6" w16cid:durableId="354886696">
    <w:abstractNumId w:val="3"/>
  </w:num>
  <w:num w:numId="7" w16cid:durableId="114909961">
    <w:abstractNumId w:val="2"/>
  </w:num>
  <w:num w:numId="8" w16cid:durableId="1509830458">
    <w:abstractNumId w:val="1"/>
  </w:num>
  <w:num w:numId="9" w16cid:durableId="2829982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ay Ping KOH (LTA)">
    <w15:presenceInfo w15:providerId="AD" w15:userId="S::KOH_Puay_Ping@lta.gov.sg::76a24eb8-73a3-49f2-8e36-cebbe3342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8C"/>
    <w:rsid w:val="00034616"/>
    <w:rsid w:val="0006063C"/>
    <w:rsid w:val="000F0BC5"/>
    <w:rsid w:val="001105AD"/>
    <w:rsid w:val="001456DD"/>
    <w:rsid w:val="0015074B"/>
    <w:rsid w:val="001A26BF"/>
    <w:rsid w:val="0027210F"/>
    <w:rsid w:val="00281971"/>
    <w:rsid w:val="0029639D"/>
    <w:rsid w:val="00304A21"/>
    <w:rsid w:val="00326F90"/>
    <w:rsid w:val="00341631"/>
    <w:rsid w:val="00370104"/>
    <w:rsid w:val="0043288F"/>
    <w:rsid w:val="004C4586"/>
    <w:rsid w:val="004E1A7F"/>
    <w:rsid w:val="004F63A7"/>
    <w:rsid w:val="005A7702"/>
    <w:rsid w:val="005E1585"/>
    <w:rsid w:val="00607DDA"/>
    <w:rsid w:val="0061108B"/>
    <w:rsid w:val="007078DB"/>
    <w:rsid w:val="00744771"/>
    <w:rsid w:val="008A3C92"/>
    <w:rsid w:val="00954E51"/>
    <w:rsid w:val="009F57AD"/>
    <w:rsid w:val="00A7571A"/>
    <w:rsid w:val="00AA1D8D"/>
    <w:rsid w:val="00AB65A8"/>
    <w:rsid w:val="00B47730"/>
    <w:rsid w:val="00BA1DB1"/>
    <w:rsid w:val="00CB0664"/>
    <w:rsid w:val="00D01A32"/>
    <w:rsid w:val="00D55EE0"/>
    <w:rsid w:val="00D644DE"/>
    <w:rsid w:val="00E63AA9"/>
    <w:rsid w:val="00F2281D"/>
    <w:rsid w:val="00F54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3C705"/>
  <w14:defaultImageDpi w14:val="300"/>
  <w15:docId w15:val="{9F72C83C-25D4-48BC-9759-EF26898CC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81971"/>
    <w:pPr>
      <w:spacing w:after="0" w:line="240" w:lineRule="auto"/>
    </w:pPr>
    <w:rPr>
      <w:rFonts w:ascii="Calibri" w:hAnsi="Calibri"/>
      <w:sz w:val="21"/>
    </w:rPr>
  </w:style>
  <w:style w:type="character" w:styleId="CommentReference">
    <w:name w:val="annotation reference"/>
    <w:basedOn w:val="DefaultParagraphFont"/>
    <w:uiPriority w:val="99"/>
    <w:semiHidden/>
    <w:unhideWhenUsed/>
    <w:rsid w:val="001A26BF"/>
    <w:rPr>
      <w:sz w:val="16"/>
      <w:szCs w:val="16"/>
    </w:rPr>
  </w:style>
  <w:style w:type="paragraph" w:styleId="CommentText">
    <w:name w:val="annotation text"/>
    <w:basedOn w:val="Normal"/>
    <w:link w:val="CommentTextChar"/>
    <w:uiPriority w:val="99"/>
    <w:unhideWhenUsed/>
    <w:rsid w:val="001A26BF"/>
    <w:pPr>
      <w:spacing w:line="240" w:lineRule="auto"/>
    </w:pPr>
    <w:rPr>
      <w:sz w:val="20"/>
      <w:szCs w:val="20"/>
    </w:rPr>
  </w:style>
  <w:style w:type="character" w:customStyle="1" w:styleId="CommentTextChar">
    <w:name w:val="Comment Text Char"/>
    <w:basedOn w:val="DefaultParagraphFont"/>
    <w:link w:val="CommentText"/>
    <w:uiPriority w:val="99"/>
    <w:rsid w:val="001A26BF"/>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A26BF"/>
    <w:rPr>
      <w:b/>
      <w:bCs/>
    </w:rPr>
  </w:style>
  <w:style w:type="character" w:customStyle="1" w:styleId="CommentSubjectChar">
    <w:name w:val="Comment Subject Char"/>
    <w:basedOn w:val="CommentTextChar"/>
    <w:link w:val="CommentSubject"/>
    <w:uiPriority w:val="99"/>
    <w:semiHidden/>
    <w:rsid w:val="001A26BF"/>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10872</Words>
  <Characters>61971</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XIN YU ZACHARY</cp:lastModifiedBy>
  <cp:revision>2</cp:revision>
  <dcterms:created xsi:type="dcterms:W3CDTF">2026-06-26T03:35:00Z</dcterms:created>
  <dcterms:modified xsi:type="dcterms:W3CDTF">2026-06-26T03:35:00Z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2026-06-23T05:37:06Z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0b1e887e-f44f-4738-a366-dc5dbc8fab98</vt:lpwstr>
  </property>
  <property fmtid="{D5CDD505-2E9C-101B-9397-08002B2CF9AE}" pid="8" name="MSIP_Label_54803508-8490-4252-b331-d9b72689e942_ContentBits">
    <vt:lpwstr>0</vt:lpwstr>
  </property>
  <property fmtid="{D5CDD505-2E9C-101B-9397-08002B2CF9AE}" pid="9" name="MSIP_Label_54803508-8490-4252-b331-d9b72689e942_Tag">
    <vt:lpwstr>10, 0, 1, 1</vt:lpwstr>
  </property>
</Properties>
</file>